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15F8E" w14:textId="77777777" w:rsidR="0000037D" w:rsidRPr="0006468F" w:rsidRDefault="0000037D" w:rsidP="000003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468F">
        <w:rPr>
          <w:rFonts w:ascii="Times New Roman" w:hAnsi="Times New Roman" w:cs="Times New Roman"/>
          <w:b/>
          <w:sz w:val="28"/>
          <w:szCs w:val="28"/>
        </w:rPr>
        <w:t xml:space="preserve">FACULDADE DE TECNOLOGIA </w:t>
      </w:r>
      <w:r w:rsidRPr="0006468F">
        <w:rPr>
          <w:rStyle w:val="apple-converted-space"/>
          <w:rFonts w:ascii="Times New Roman" w:hAnsi="Times New Roman" w:cs="Times New Roman"/>
          <w:b/>
          <w:sz w:val="28"/>
          <w:szCs w:val="28"/>
        </w:rPr>
        <w:t>DE</w:t>
      </w:r>
      <w:r w:rsidRPr="0006468F">
        <w:rPr>
          <w:rFonts w:ascii="Times New Roman" w:hAnsi="Times New Roman" w:cs="Times New Roman"/>
          <w:b/>
          <w:sz w:val="28"/>
          <w:szCs w:val="28"/>
        </w:rPr>
        <w:t xml:space="preserve"> SÃO JOSÉ DOS CAMPOS</w:t>
      </w:r>
    </w:p>
    <w:p w14:paraId="384BC3E5" w14:textId="77777777" w:rsidR="0000037D" w:rsidRPr="0006468F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646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FATEC PROFESSOR JESSEN VIDAL</w:t>
      </w:r>
    </w:p>
    <w:p w14:paraId="4DA704F4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75D989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272EE5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13EBDAA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FEFE9F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77AE7C3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11A010E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THIAGO LUIS SILVA FORTUNATO</w:t>
      </w:r>
    </w:p>
    <w:p w14:paraId="7DA7280F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B8CD93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CB33947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A9071A" w14:textId="77777777" w:rsidR="0000037D" w:rsidRDefault="0000037D" w:rsidP="0000037D">
      <w:pPr>
        <w:tabs>
          <w:tab w:val="left" w:pos="6480"/>
        </w:tabs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49822DA9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1E9599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A5DC2F6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IMPLANTAÇÃO DA PLATAFORMA</w:t>
      </w:r>
    </w:p>
    <w:p w14:paraId="4A0D0992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 MAPEAMENTO DE COMPETÊNCIAS</w:t>
      </w:r>
    </w:p>
    <w:p w14:paraId="7134F456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8E8054" w14:textId="77777777" w:rsidR="0000037D" w:rsidRP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ARQUIVO DE CONFIGURÇÃO JENKINS</w:t>
      </w:r>
    </w:p>
    <w:p w14:paraId="50DDDE5F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AA8C3C4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76B2D90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5BFD4B7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B503D6E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05193B4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49C4C36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249C11" w14:textId="77777777" w:rsidR="0000037D" w:rsidRDefault="0000037D" w:rsidP="0000037D">
      <w:pPr>
        <w:spacing w:line="360" w:lineRule="auto"/>
        <w:rPr>
          <w:rFonts w:ascii="Times New Roman" w:eastAsia="Times New Roman" w:hAnsi="Times New Roman" w:cs="Times New Roman"/>
          <w:b/>
          <w:bCs/>
          <w:lang w:eastAsia="pt-BR"/>
        </w:rPr>
      </w:pPr>
    </w:p>
    <w:p w14:paraId="268419F6" w14:textId="77777777" w:rsidR="0000037D" w:rsidRPr="0006468F" w:rsidRDefault="0000037D" w:rsidP="0000037D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pt-BR"/>
        </w:rPr>
      </w:pPr>
    </w:p>
    <w:p w14:paraId="34E4A76B" w14:textId="77777777" w:rsidR="0000037D" w:rsidRDefault="0000037D" w:rsidP="0000037D">
      <w:pPr>
        <w:jc w:val="center"/>
        <w:rPr>
          <w:rFonts w:ascii="Times New Roman" w:eastAsia="Times New Roman" w:hAnsi="Times New Roman" w:cs="Times New Roman"/>
          <w:b/>
          <w:szCs w:val="32"/>
        </w:rPr>
      </w:pPr>
      <w:r w:rsidRPr="0006468F">
        <w:rPr>
          <w:rFonts w:ascii="Times New Roman" w:hAnsi="Times New Roman" w:cs="Times New Roman"/>
          <w:sz w:val="28"/>
          <w:szCs w:val="28"/>
        </w:rPr>
        <w:t>São José dos Campos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68F">
        <w:rPr>
          <w:rFonts w:ascii="Times New Roman" w:hAnsi="Times New Roman" w:cs="Times New Roman"/>
          <w:sz w:val="28"/>
          <w:szCs w:val="28"/>
        </w:rPr>
        <w:t>2017</w:t>
      </w:r>
      <w:r>
        <w:rPr>
          <w:rFonts w:ascii="Times New Roman" w:eastAsia="Times New Roman" w:hAnsi="Times New Roman" w:cs="Times New Roman"/>
          <w:b/>
          <w:szCs w:val="32"/>
        </w:rPr>
        <w:br w:type="page"/>
      </w:r>
    </w:p>
    <w:p w14:paraId="42F77E6D" w14:textId="77777777" w:rsidR="0000037D" w:rsidRDefault="0000037D" w:rsidP="0000037D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THIAGO LUIS SILVA FORTUNATO</w:t>
      </w:r>
    </w:p>
    <w:p w14:paraId="2BB9EB2C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7FCD14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FEB46CA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0079B02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ED27D94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289F82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D7C2B18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F8E3513" w14:textId="77777777" w:rsidR="0000037D" w:rsidRPr="00BE453F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BE45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ARQUIVO DE CONFIGURÇÃO JENKINS</w:t>
      </w:r>
    </w:p>
    <w:p w14:paraId="1D96EF66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26AD932" w14:textId="77777777" w:rsidR="0000037D" w:rsidRDefault="0000037D" w:rsidP="0000037D">
      <w:pP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81B3566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DC428C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AF1F36A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13FB55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9DACD7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FCA074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A44EA5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69D4E0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187368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105B69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8FA416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96AAC6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222C0C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009216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F14C01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FD9F6D" w14:textId="77777777" w:rsidR="0000037D" w:rsidRDefault="0000037D" w:rsidP="000003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D9E300" w14:textId="77777777" w:rsidR="0000037D" w:rsidRPr="0006468F" w:rsidRDefault="0000037D" w:rsidP="000003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65F00" w14:textId="77777777" w:rsidR="0000037D" w:rsidRPr="0006468F" w:rsidRDefault="0000037D" w:rsidP="000003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468F">
        <w:rPr>
          <w:rFonts w:ascii="Times New Roman" w:eastAsia="Times New Roman" w:hAnsi="Times New Roman" w:cs="Times New Roman"/>
          <w:sz w:val="28"/>
          <w:szCs w:val="28"/>
        </w:rPr>
        <w:t>São José dos Campos</w:t>
      </w:r>
    </w:p>
    <w:p w14:paraId="77D76155" w14:textId="77777777" w:rsidR="00FD2AD2" w:rsidRDefault="00FD2AD2" w:rsidP="00186658">
      <w:pPr>
        <w:spacing w:line="360" w:lineRule="auto"/>
        <w:jc w:val="both"/>
        <w:rPr>
          <w:rFonts w:ascii="Times New Roman" w:hAnsi="Times New Roman"/>
          <w:szCs w:val="32"/>
        </w:rPr>
      </w:pPr>
    </w:p>
    <w:p w14:paraId="1CBDEE05" w14:textId="77777777" w:rsidR="00FD2AD2" w:rsidRDefault="00FD2AD2">
      <w:pPr>
        <w:rPr>
          <w:rFonts w:ascii="Times New Roman" w:hAnsi="Times New Roman"/>
          <w:szCs w:val="32"/>
        </w:rPr>
      </w:pPr>
      <w:r>
        <w:rPr>
          <w:rFonts w:ascii="Times New Roman" w:hAnsi="Times New Roman"/>
          <w:szCs w:val="32"/>
        </w:rPr>
        <w:br w:type="page"/>
      </w:r>
    </w:p>
    <w:sdt>
      <w:sdtPr>
        <w:rPr>
          <w:rFonts w:ascii="Liberation Serif" w:eastAsia="Noto Sans CJK SC Regular" w:hAnsi="Liberation Serif" w:cs="FreeSans"/>
          <w:color w:val="00000A"/>
          <w:sz w:val="24"/>
          <w:szCs w:val="24"/>
          <w:lang w:eastAsia="zh-CN" w:bidi="hi-IN"/>
        </w:rPr>
        <w:id w:val="-199601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60FE46" w14:textId="77777777" w:rsidR="00FD2AD2" w:rsidRPr="00FD2AD2" w:rsidRDefault="00FD2AD2">
          <w:pPr>
            <w:pStyle w:val="CabealhodoSumrio"/>
            <w:rPr>
              <w:b/>
              <w:color w:val="auto"/>
            </w:rPr>
          </w:pPr>
          <w:r w:rsidRPr="00FD2AD2">
            <w:rPr>
              <w:b/>
              <w:color w:val="auto"/>
            </w:rPr>
            <w:t>Sumário</w:t>
          </w:r>
        </w:p>
        <w:p w14:paraId="4D078FB5" w14:textId="77777777" w:rsidR="00FD2AD2" w:rsidRDefault="00FD2AD2">
          <w:pPr>
            <w:pStyle w:val="Sumrio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022638" w:history="1">
            <w:r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0E926" w14:textId="77777777" w:rsidR="00FD2AD2" w:rsidRDefault="00B47DFA">
          <w:pPr>
            <w:pStyle w:val="Sum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3022639" w:history="1">
            <w:r w:rsidR="00FD2AD2" w:rsidRPr="002011DA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CONFIGURAÇÕES JENKINS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_Toc503022639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4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79D1AD7" w14:textId="77777777" w:rsidR="00FD2AD2" w:rsidRDefault="00B47DFA">
          <w:pPr>
            <w:pStyle w:val="Sum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3022640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CONFIGURAÇÕES DOS JOBS.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_Toc503022640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4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511B813F" w14:textId="77777777" w:rsidR="00FD2AD2" w:rsidRDefault="00B47DFA">
          <w:pPr>
            <w:pStyle w:val="Sum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3022641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3.2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Job Build Mapskills-App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_Toc503022641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4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73A313E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42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3.2.1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Gerenciamento de Código Fonte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_Toc503022642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4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7E7FEBD0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43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3.2.2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Trigger de Contrução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_Toc503022643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5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0C869808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44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3.2.3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Build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_Toc503022644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5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2831BFD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45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3.2.4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Ações de Pós-Construção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_Toc503022645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6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1AD56B6A" w14:textId="77777777" w:rsidR="00FD2AD2" w:rsidRDefault="00B47DFA">
          <w:pPr>
            <w:pStyle w:val="Sum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3022646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3.3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Copy Artifact Mapskills App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_Toc503022646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6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08868552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47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3.3.1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Trigger de Builds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_Toc503022647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6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BB55D07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48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3.3.2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Build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_Toc503022648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7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67BE9EE5" w14:textId="77777777" w:rsidR="00FD2AD2" w:rsidRDefault="00B47DFA">
          <w:pPr>
            <w:pStyle w:val="Sum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3022649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3.4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Job Build Mapskills-web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_Toc503022649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7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16E2B0BA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50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3.4.1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Gerenciamento de Código Fonte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_Toc503022650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7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11A29AE0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51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3.4.2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Trigger de Builds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_Toc503022651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8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61C4BE8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52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3.4.3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Build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_Toc503022652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9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698D687" w14:textId="77777777" w:rsidR="00FD2AD2" w:rsidRDefault="00B47DFA">
          <w:pPr>
            <w:pStyle w:val="Sum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3022653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3.5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Job Deploy Mapskills-web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_Toc503022653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9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506ACB50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54" w:history="1"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3.5.1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rFonts w:ascii="Times New Roman" w:hAnsi="Times New Roman" w:cs="Times New Roman"/>
                <w:b/>
                <w:noProof/>
              </w:rPr>
              <w:t>Trigger de Builds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_Toc503022654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9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2C06A6D6" w14:textId="77777777" w:rsidR="00FD2AD2" w:rsidRDefault="00B47DFA">
          <w:pPr>
            <w:pStyle w:val="Sum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503022655" w:history="1">
            <w:r w:rsidR="00FD2AD2" w:rsidRPr="002011DA">
              <w:rPr>
                <w:rStyle w:val="Hyperlink"/>
                <w:b/>
                <w:noProof/>
              </w:rPr>
              <w:t>3.5.2</w:t>
            </w:r>
            <w:r w:rsidR="00FD2AD2">
              <w:rPr>
                <w:noProof/>
              </w:rPr>
              <w:tab/>
            </w:r>
            <w:r w:rsidR="00FD2AD2" w:rsidRPr="002011DA">
              <w:rPr>
                <w:rStyle w:val="Hyperlink"/>
                <w:b/>
                <w:noProof/>
              </w:rPr>
              <w:t>Build</w:t>
            </w:r>
            <w:r w:rsidR="00FD2AD2">
              <w:rPr>
                <w:noProof/>
                <w:webHidden/>
              </w:rPr>
              <w:tab/>
            </w:r>
            <w:r w:rsidR="00FD2AD2">
              <w:rPr>
                <w:noProof/>
                <w:webHidden/>
              </w:rPr>
              <w:fldChar w:fldCharType="begin"/>
            </w:r>
            <w:r w:rsidR="00FD2AD2">
              <w:rPr>
                <w:noProof/>
                <w:webHidden/>
              </w:rPr>
              <w:instrText xml:space="preserve"> PAGEREF _Toc503022655 \h </w:instrText>
            </w:r>
            <w:r w:rsidR="00FD2AD2">
              <w:rPr>
                <w:noProof/>
                <w:webHidden/>
              </w:rPr>
            </w:r>
            <w:r w:rsidR="00FD2AD2">
              <w:rPr>
                <w:noProof/>
                <w:webHidden/>
              </w:rPr>
              <w:fldChar w:fldCharType="separate"/>
            </w:r>
            <w:r w:rsidR="00FD2AD2">
              <w:rPr>
                <w:noProof/>
                <w:webHidden/>
              </w:rPr>
              <w:t>10</w:t>
            </w:r>
            <w:r w:rsidR="00FD2AD2">
              <w:rPr>
                <w:noProof/>
                <w:webHidden/>
              </w:rPr>
              <w:fldChar w:fldCharType="end"/>
            </w:r>
          </w:hyperlink>
        </w:p>
        <w:p w14:paraId="163B335D" w14:textId="77777777" w:rsidR="00FD2AD2" w:rsidRDefault="00FD2AD2">
          <w:r>
            <w:rPr>
              <w:b/>
              <w:bCs/>
            </w:rPr>
            <w:fldChar w:fldCharType="end"/>
          </w:r>
        </w:p>
      </w:sdtContent>
    </w:sdt>
    <w:p w14:paraId="782E4588" w14:textId="77777777" w:rsidR="0000037D" w:rsidRDefault="0000037D" w:rsidP="00186658">
      <w:pPr>
        <w:spacing w:line="360" w:lineRule="auto"/>
        <w:jc w:val="both"/>
        <w:rPr>
          <w:rFonts w:ascii="Times New Roman" w:hAnsi="Times New Roman"/>
          <w:szCs w:val="32"/>
        </w:rPr>
      </w:pPr>
    </w:p>
    <w:p w14:paraId="222E6EF0" w14:textId="77777777" w:rsidR="008B7803" w:rsidRDefault="0000037D" w:rsidP="00A30F67">
      <w:pPr>
        <w:pStyle w:val="Ttulo1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0037D">
        <w:rPr>
          <w:szCs w:val="32"/>
        </w:rPr>
        <w:br w:type="page"/>
      </w:r>
      <w:bookmarkStart w:id="0" w:name="_Toc503022638"/>
      <w:r w:rsidRPr="00DC26A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INTRODUÇÃO</w:t>
      </w:r>
      <w:bookmarkEnd w:id="0"/>
    </w:p>
    <w:p w14:paraId="6A62C2D4" w14:textId="77777777" w:rsidR="00DC26A8" w:rsidRDefault="00DC26A8" w:rsidP="00DC26A8"/>
    <w:p w14:paraId="69D93074" w14:textId="77777777" w:rsidR="00DC26A8" w:rsidRPr="00E62663" w:rsidRDefault="00DC26A8" w:rsidP="00A30F67">
      <w:pPr>
        <w:spacing w:line="360" w:lineRule="auto"/>
        <w:ind w:firstLine="709"/>
        <w:jc w:val="both"/>
      </w:pPr>
      <w:r>
        <w:t>Este arquivo tem a finalidade de demonstrar todas configurações realizadas no Jenkins, além da criação e configurações necessária.</w:t>
      </w:r>
      <w:bookmarkStart w:id="1" w:name="_GoBack"/>
      <w:bookmarkEnd w:id="1"/>
    </w:p>
    <w:p w14:paraId="4C24D27E" w14:textId="77777777" w:rsidR="00DC26A8" w:rsidRDefault="00DC26A8" w:rsidP="00DC26A8">
      <w:pPr>
        <w:ind w:firstLine="709"/>
        <w:jc w:val="both"/>
      </w:pPr>
    </w:p>
    <w:p w14:paraId="3BAC0B62" w14:textId="77777777" w:rsidR="00DC26A8" w:rsidRPr="00DC26A8" w:rsidRDefault="00DC26A8" w:rsidP="00DC26A8">
      <w:pPr>
        <w:ind w:firstLine="709"/>
        <w:jc w:val="both"/>
      </w:pPr>
    </w:p>
    <w:p w14:paraId="523D7FC0" w14:textId="77777777" w:rsidR="00DC26A8" w:rsidRPr="00DC26A8" w:rsidRDefault="00DC26A8" w:rsidP="00A30F67">
      <w:pPr>
        <w:pStyle w:val="Ttulo1"/>
        <w:numPr>
          <w:ilvl w:val="0"/>
          <w:numId w:val="2"/>
        </w:numPr>
        <w:ind w:left="567" w:hanging="56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" w:name="_Toc503022639"/>
      <w:r w:rsidRPr="00DC26A8">
        <w:rPr>
          <w:rFonts w:ascii="Times New Roman" w:hAnsi="Times New Roman" w:cs="Times New Roman"/>
          <w:b/>
          <w:color w:val="auto"/>
          <w:sz w:val="24"/>
          <w:szCs w:val="24"/>
        </w:rPr>
        <w:t>CONFIGURAÇÕES JENKINS</w:t>
      </w:r>
      <w:bookmarkEnd w:id="2"/>
    </w:p>
    <w:p w14:paraId="1C5AB7BA" w14:textId="77777777" w:rsidR="00DC26A8" w:rsidRPr="00DC26A8" w:rsidRDefault="00DC26A8" w:rsidP="00DC26A8">
      <w:pPr>
        <w:pStyle w:val="PargrafodaLista"/>
        <w:spacing w:line="360" w:lineRule="auto"/>
        <w:jc w:val="both"/>
        <w:rPr>
          <w:rFonts w:ascii="Times New Roman" w:eastAsia="Times New Roman" w:hAnsi="Times New Roman" w:cs="Times New Roman"/>
          <w:color w:val="000000"/>
          <w:szCs w:val="28"/>
        </w:rPr>
      </w:pPr>
    </w:p>
    <w:p w14:paraId="5F471F47" w14:textId="77777777" w:rsidR="008B7803" w:rsidRPr="00DC26A8" w:rsidRDefault="00A2601E" w:rsidP="00A30F6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Cs w:val="28"/>
        </w:rPr>
      </w:pPr>
      <w:r w:rsidRPr="00DC26A8">
        <w:rPr>
          <w:rFonts w:ascii="Times New Roman" w:eastAsia="Times New Roman" w:hAnsi="Times New Roman" w:cs="Times New Roman"/>
          <w:color w:val="000000"/>
          <w:szCs w:val="28"/>
        </w:rPr>
        <w:tab/>
        <w:t xml:space="preserve">Para configurar o Jenkins é necessário primeiramente configurar o Java para versão 1.8, a mesma utilizada no desenvolvimento do projeto, além de configurar o Maven 3.5, ferramenta de integração de projeto responsável com armazenar todas </w:t>
      </w:r>
      <w:r w:rsidR="00186658" w:rsidRPr="00DC26A8">
        <w:rPr>
          <w:rFonts w:ascii="Times New Roman" w:eastAsia="Times New Roman" w:hAnsi="Times New Roman" w:cs="Times New Roman"/>
          <w:color w:val="000000"/>
          <w:szCs w:val="28"/>
        </w:rPr>
        <w:t>dependências</w:t>
      </w:r>
      <w:r w:rsidRPr="00DC26A8">
        <w:rPr>
          <w:rFonts w:ascii="Times New Roman" w:eastAsia="Times New Roman" w:hAnsi="Times New Roman" w:cs="Times New Roman"/>
          <w:color w:val="000000"/>
          <w:szCs w:val="28"/>
        </w:rPr>
        <w:t xml:space="preserve"> externas à aplicação, além de conter comandos para validação, </w:t>
      </w:r>
      <w:r w:rsidR="00186658" w:rsidRPr="00DC26A8">
        <w:rPr>
          <w:rFonts w:ascii="Times New Roman" w:eastAsia="Times New Roman" w:hAnsi="Times New Roman" w:cs="Times New Roman"/>
          <w:color w:val="000000"/>
          <w:szCs w:val="28"/>
        </w:rPr>
        <w:t>construção,</w:t>
      </w:r>
      <w:r w:rsidRPr="00DC26A8">
        <w:rPr>
          <w:rFonts w:ascii="Times New Roman" w:eastAsia="Times New Roman" w:hAnsi="Times New Roman" w:cs="Times New Roman"/>
          <w:color w:val="000000"/>
          <w:szCs w:val="28"/>
        </w:rPr>
        <w:t xml:space="preserve"> execução de testes, instalação e entre outras.</w:t>
      </w:r>
    </w:p>
    <w:p w14:paraId="4687D649" w14:textId="77777777" w:rsidR="008B7803" w:rsidRPr="00186658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</w:p>
    <w:p w14:paraId="64349325" w14:textId="77777777" w:rsidR="008B7803" w:rsidRDefault="00DC26A8" w:rsidP="00A30F67">
      <w:pPr>
        <w:pStyle w:val="Ttulo1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503022640"/>
      <w:r>
        <w:rPr>
          <w:rFonts w:ascii="Times New Roman" w:hAnsi="Times New Roman" w:cs="Times New Roman"/>
          <w:b/>
          <w:color w:val="auto"/>
          <w:sz w:val="24"/>
          <w:szCs w:val="24"/>
        </w:rPr>
        <w:t>CONFIGURAÇÕES DOS JOBS.</w:t>
      </w:r>
      <w:bookmarkEnd w:id="3"/>
    </w:p>
    <w:p w14:paraId="4FFDF078" w14:textId="77777777" w:rsidR="00DC26A8" w:rsidRDefault="00DC26A8" w:rsidP="00DC26A8"/>
    <w:p w14:paraId="5BFF195D" w14:textId="77777777" w:rsidR="00DC26A8" w:rsidRPr="00DC26A8" w:rsidRDefault="00DC26A8" w:rsidP="00A30F67">
      <w:pPr>
        <w:spacing w:line="360" w:lineRule="auto"/>
        <w:ind w:left="709"/>
      </w:pPr>
      <w:r>
        <w:t>Neste item ser</w:t>
      </w:r>
      <w:r w:rsidR="00A30F67">
        <w:t>á</w:t>
      </w:r>
      <w:r>
        <w:t xml:space="preserve"> de</w:t>
      </w:r>
      <w:r w:rsidR="00A30F67">
        <w:t>scrito todas configurações realizadas em cada Job criado no Jenkins.</w:t>
      </w:r>
    </w:p>
    <w:p w14:paraId="647CE298" w14:textId="77777777" w:rsidR="00A30F67" w:rsidRDefault="00A2601E" w:rsidP="00A30F67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</w:p>
    <w:p w14:paraId="260DCAF2" w14:textId="77777777" w:rsidR="008B7803" w:rsidRDefault="00A30F67" w:rsidP="00A30F67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4" w:name="_Toc503022641"/>
      <w:r w:rsidRPr="00A30F67">
        <w:rPr>
          <w:rFonts w:ascii="Times New Roman" w:hAnsi="Times New Roman" w:cs="Times New Roman"/>
          <w:b/>
          <w:color w:val="auto"/>
          <w:sz w:val="24"/>
          <w:szCs w:val="24"/>
        </w:rPr>
        <w:t>J</w:t>
      </w:r>
      <w:r w:rsidR="00A2601E" w:rsidRPr="00A30F67">
        <w:rPr>
          <w:rFonts w:ascii="Times New Roman" w:hAnsi="Times New Roman" w:cs="Times New Roman"/>
          <w:b/>
          <w:color w:val="auto"/>
          <w:sz w:val="24"/>
          <w:szCs w:val="24"/>
        </w:rPr>
        <w:t>ob Build Mapskills-App</w:t>
      </w:r>
      <w:bookmarkEnd w:id="4"/>
    </w:p>
    <w:p w14:paraId="7A2F64B3" w14:textId="77777777" w:rsidR="00A30F67" w:rsidRPr="00A30F67" w:rsidRDefault="00A30F67" w:rsidP="00A30F67"/>
    <w:p w14:paraId="07372F7A" w14:textId="77777777" w:rsidR="008B7803" w:rsidRPr="00186658" w:rsidRDefault="00A2601E" w:rsidP="00A30F67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 xml:space="preserve">Este job é responsável por </w:t>
      </w:r>
      <w:r w:rsidR="00186658" w:rsidRPr="00186658">
        <w:rPr>
          <w:rFonts w:ascii="Times New Roman" w:eastAsia="Times New Roman" w:hAnsi="Times New Roman" w:cs="Times New Roman"/>
          <w:szCs w:val="28"/>
        </w:rPr>
        <w:t>construir</w:t>
      </w:r>
      <w:r w:rsidRPr="00186658">
        <w:rPr>
          <w:rFonts w:ascii="Times New Roman" w:eastAsia="Times New Roman" w:hAnsi="Times New Roman" w:cs="Times New Roman"/>
          <w:szCs w:val="28"/>
        </w:rPr>
        <w:t xml:space="preserve"> o projeto </w:t>
      </w:r>
      <w:r w:rsidR="00186658">
        <w:rPr>
          <w:rFonts w:ascii="Times New Roman" w:eastAsia="Times New Roman" w:hAnsi="Times New Roman" w:cs="Times New Roman"/>
          <w:szCs w:val="28"/>
        </w:rPr>
        <w:t>M</w:t>
      </w:r>
      <w:r w:rsidRPr="00186658">
        <w:rPr>
          <w:rFonts w:ascii="Times New Roman" w:eastAsia="Times New Roman" w:hAnsi="Times New Roman" w:cs="Times New Roman"/>
          <w:szCs w:val="28"/>
        </w:rPr>
        <w:t>apskills</w:t>
      </w:r>
      <w:r w:rsidR="00186658">
        <w:rPr>
          <w:rFonts w:ascii="Times New Roman" w:eastAsia="Times New Roman" w:hAnsi="Times New Roman" w:cs="Times New Roman"/>
          <w:szCs w:val="28"/>
        </w:rPr>
        <w:t xml:space="preserve"> back-end</w:t>
      </w:r>
      <w:r w:rsidRPr="00186658">
        <w:rPr>
          <w:rFonts w:ascii="Times New Roman" w:eastAsia="Times New Roman" w:hAnsi="Times New Roman" w:cs="Times New Roman"/>
          <w:szCs w:val="28"/>
        </w:rPr>
        <w:t xml:space="preserve"> através de comandos Maven.</w:t>
      </w:r>
    </w:p>
    <w:p w14:paraId="6B2505F4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</w:p>
    <w:p w14:paraId="0662490C" w14:textId="77777777" w:rsidR="008B7803" w:rsidRPr="00DC5DE4" w:rsidRDefault="00A2601E" w:rsidP="00DC5DE4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5" w:name="_Toc503022642"/>
      <w:r w:rsidRPr="00DC5DE4">
        <w:rPr>
          <w:rFonts w:ascii="Times New Roman" w:hAnsi="Times New Roman" w:cs="Times New Roman"/>
          <w:b/>
          <w:color w:val="auto"/>
        </w:rPr>
        <w:t>Gerenciamento de Código Fonte</w:t>
      </w:r>
      <w:bookmarkEnd w:id="5"/>
    </w:p>
    <w:p w14:paraId="0398F7F4" w14:textId="77777777" w:rsidR="00186658" w:rsidRPr="00186658" w:rsidRDefault="00186658" w:rsidP="00186658">
      <w:pPr>
        <w:spacing w:line="360" w:lineRule="auto"/>
        <w:jc w:val="both"/>
        <w:rPr>
          <w:rFonts w:ascii="Times New Roman" w:hAnsi="Times New Roman"/>
          <w:b/>
        </w:rPr>
      </w:pPr>
    </w:p>
    <w:p w14:paraId="1E6CEDA9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 xml:space="preserve">Para que o processo de </w:t>
      </w:r>
      <w:r w:rsidR="00186658" w:rsidRPr="00186658">
        <w:rPr>
          <w:rFonts w:ascii="Times New Roman" w:eastAsia="Times New Roman" w:hAnsi="Times New Roman" w:cs="Times New Roman"/>
          <w:szCs w:val="28"/>
        </w:rPr>
        <w:t>construção</w:t>
      </w:r>
      <w:r w:rsidRPr="00186658">
        <w:rPr>
          <w:rFonts w:ascii="Times New Roman" w:eastAsia="Times New Roman" w:hAnsi="Times New Roman" w:cs="Times New Roman"/>
          <w:szCs w:val="28"/>
        </w:rPr>
        <w:t xml:space="preserve"> aconteça é necessário apontar o Repositório de Gerenciamento de Código Fonte, neste caso, ele está localizado no seguinte endereço:</w:t>
      </w:r>
      <w:r w:rsidRPr="00186658">
        <w:rPr>
          <w:rFonts w:ascii="Times New Roman" w:eastAsia="Times New Roman" w:hAnsi="Times New Roman" w:cs="Times New Roman"/>
          <w:i/>
          <w:szCs w:val="28"/>
        </w:rPr>
        <w:t xml:space="preserve"> </w:t>
      </w:r>
      <w:r w:rsidR="00480425">
        <w:rPr>
          <w:rFonts w:ascii="Times New Roman" w:eastAsia="Times New Roman" w:hAnsi="Times New Roman" w:cs="Times New Roman"/>
          <w:i/>
          <w:szCs w:val="28"/>
        </w:rPr>
        <w:t>&lt;</w:t>
      </w:r>
      <w:r w:rsidRPr="00480425">
        <w:t>https://github.com/Marcelo-Inacio/mapskills.git</w:t>
      </w:r>
      <w:r w:rsidR="00480425">
        <w:t>&gt;</w:t>
      </w:r>
      <w:r w:rsidRPr="00186658">
        <w:rPr>
          <w:rStyle w:val="LinkdaInternet"/>
          <w:rFonts w:ascii="Times New Roman" w:eastAsia="Times New Roman" w:hAnsi="Times New Roman" w:cs="Times New Roman"/>
          <w:i/>
          <w:szCs w:val="28"/>
        </w:rPr>
        <w:t>.</w:t>
      </w:r>
    </w:p>
    <w:p w14:paraId="53E631B4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 xml:space="preserve">Foi definida que a </w:t>
      </w:r>
      <w:r w:rsidR="00186658">
        <w:rPr>
          <w:rFonts w:ascii="Times New Roman" w:eastAsia="Times New Roman" w:hAnsi="Times New Roman" w:cs="Times New Roman"/>
          <w:szCs w:val="28"/>
        </w:rPr>
        <w:t>b</w:t>
      </w:r>
      <w:r w:rsidRPr="00186658">
        <w:rPr>
          <w:rFonts w:ascii="Times New Roman" w:eastAsia="Times New Roman" w:hAnsi="Times New Roman" w:cs="Times New Roman"/>
          <w:szCs w:val="28"/>
        </w:rPr>
        <w:t>ranch Master é a principal para este Job</w:t>
      </w:r>
      <w:r w:rsidR="00186658">
        <w:rPr>
          <w:rFonts w:ascii="Times New Roman" w:eastAsia="Times New Roman" w:hAnsi="Times New Roman" w:cs="Times New Roman"/>
          <w:szCs w:val="28"/>
        </w:rPr>
        <w:t>.</w:t>
      </w:r>
    </w:p>
    <w:p w14:paraId="410DA0E7" w14:textId="77777777" w:rsidR="00D2746E" w:rsidRPr="00186658" w:rsidRDefault="00D2746E" w:rsidP="00186658">
      <w:pPr>
        <w:spacing w:line="360" w:lineRule="auto"/>
        <w:jc w:val="both"/>
        <w:rPr>
          <w:rFonts w:ascii="Times New Roman" w:hAnsi="Times New Roman"/>
        </w:rPr>
      </w:pPr>
    </w:p>
    <w:p w14:paraId="42E2A7F1" w14:textId="77777777" w:rsidR="008B7803" w:rsidRPr="00186658" w:rsidRDefault="00A2601E" w:rsidP="0000037D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lastRenderedPageBreak/>
        <w:drawing>
          <wp:inline distT="0" distB="0" distL="0" distR="0" wp14:anchorId="10E1D7C1" wp14:editId="431EB86B">
            <wp:extent cx="5915025" cy="3485128"/>
            <wp:effectExtent l="0" t="0" r="0" b="0"/>
            <wp:docPr id="1" name="Image7" descr="C:\Users\Thiago Fortunato\AppData\Local\Microsoft\Windows\INetCache\Content.Word\a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C:\Users\Thiago Fortunato\AppData\Local\Microsoft\Windows\INetCache\Content.Word\ap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8561" t="19627" r="19336" b="15319"/>
                    <a:stretch/>
                  </pic:blipFill>
                  <pic:spPr bwMode="auto">
                    <a:xfrm>
                      <a:off x="0" y="0"/>
                      <a:ext cx="5929597" cy="34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A338" w14:textId="77777777" w:rsidR="008B7803" w:rsidRPr="00186658" w:rsidRDefault="008B7803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</w:p>
    <w:p w14:paraId="32EF4694" w14:textId="77777777" w:rsidR="008B7803" w:rsidRPr="00DC5DE4" w:rsidRDefault="00A2601E" w:rsidP="00DC5DE4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6" w:name="_Toc503022643"/>
      <w:r w:rsidRPr="00DC5DE4">
        <w:rPr>
          <w:rFonts w:ascii="Times New Roman" w:hAnsi="Times New Roman" w:cs="Times New Roman"/>
          <w:b/>
          <w:color w:val="auto"/>
        </w:rPr>
        <w:t>Trigger de Contrução</w:t>
      </w:r>
      <w:bookmarkEnd w:id="6"/>
    </w:p>
    <w:p w14:paraId="20736E30" w14:textId="77777777" w:rsidR="00480425" w:rsidRPr="00186658" w:rsidRDefault="00480425" w:rsidP="00396C6B">
      <w:pPr>
        <w:spacing w:line="360" w:lineRule="auto"/>
        <w:ind w:firstLine="708"/>
        <w:jc w:val="both"/>
        <w:rPr>
          <w:rFonts w:ascii="Times New Roman" w:hAnsi="Times New Roman"/>
          <w:b/>
        </w:rPr>
      </w:pPr>
    </w:p>
    <w:p w14:paraId="0756F9CA" w14:textId="77777777" w:rsidR="008B7803" w:rsidRDefault="00A2601E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 xml:space="preserve">O Jenkins irá realizar a </w:t>
      </w:r>
      <w:r w:rsidR="00186658" w:rsidRPr="00186658">
        <w:rPr>
          <w:rFonts w:ascii="Times New Roman" w:eastAsia="Times New Roman" w:hAnsi="Times New Roman" w:cs="Times New Roman"/>
          <w:szCs w:val="28"/>
        </w:rPr>
        <w:t>construção</w:t>
      </w:r>
      <w:r w:rsidRPr="00186658">
        <w:rPr>
          <w:rFonts w:ascii="Times New Roman" w:eastAsia="Times New Roman" w:hAnsi="Times New Roman" w:cs="Times New Roman"/>
          <w:szCs w:val="28"/>
        </w:rPr>
        <w:t xml:space="preserve"> do Mapskills-App caso verifique alguma alteração </w:t>
      </w:r>
      <w:r w:rsidR="00186658">
        <w:rPr>
          <w:rFonts w:ascii="Times New Roman" w:eastAsia="Times New Roman" w:hAnsi="Times New Roman" w:cs="Times New Roman"/>
          <w:szCs w:val="28"/>
        </w:rPr>
        <w:t>na b</w:t>
      </w:r>
      <w:r w:rsidRPr="00186658">
        <w:rPr>
          <w:rFonts w:ascii="Times New Roman" w:eastAsia="Times New Roman" w:hAnsi="Times New Roman" w:cs="Times New Roman"/>
          <w:szCs w:val="28"/>
        </w:rPr>
        <w:t>ranch Master.</w:t>
      </w:r>
    </w:p>
    <w:p w14:paraId="2EB95F66" w14:textId="77777777" w:rsidR="00396C6B" w:rsidRPr="00186658" w:rsidRDefault="0000037D" w:rsidP="0018665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anchor distT="0" distB="0" distL="0" distR="0" simplePos="0" relativeHeight="251658240" behindDoc="0" locked="0" layoutInCell="1" allowOverlap="1" wp14:anchorId="0C95A848" wp14:editId="6465899A">
            <wp:simplePos x="0" y="0"/>
            <wp:positionH relativeFrom="column">
              <wp:posOffset>318135</wp:posOffset>
            </wp:positionH>
            <wp:positionV relativeFrom="paragraph">
              <wp:posOffset>260985</wp:posOffset>
            </wp:positionV>
            <wp:extent cx="5584190" cy="136207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D9B8E" w14:textId="77777777" w:rsidR="008B7803" w:rsidRPr="00186658" w:rsidRDefault="008B7803" w:rsidP="00186658">
      <w:pPr>
        <w:spacing w:line="360" w:lineRule="auto"/>
        <w:jc w:val="both"/>
        <w:rPr>
          <w:rFonts w:ascii="Times New Roman" w:hAnsi="Times New Roman"/>
        </w:rPr>
      </w:pPr>
    </w:p>
    <w:p w14:paraId="0B9565B7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7D6BC9C2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2B282518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3E23C8E2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7DDE64A8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</w:p>
    <w:p w14:paraId="57C88A13" w14:textId="77777777" w:rsidR="00D2746E" w:rsidRDefault="00A2601E" w:rsidP="00D2746E">
      <w:pPr>
        <w:tabs>
          <w:tab w:val="left" w:pos="709"/>
          <w:tab w:val="left" w:pos="1418"/>
          <w:tab w:val="center" w:pos="481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  <w:r w:rsidRPr="00D2746E">
        <w:rPr>
          <w:rFonts w:ascii="Times New Roman" w:eastAsia="Times New Roman" w:hAnsi="Times New Roman" w:cs="Times New Roman"/>
          <w:b/>
          <w:bCs/>
          <w:szCs w:val="28"/>
        </w:rPr>
        <w:tab/>
      </w:r>
    </w:p>
    <w:p w14:paraId="4365DD49" w14:textId="77777777" w:rsidR="00D2746E" w:rsidRPr="00DC5DE4" w:rsidRDefault="00A2601E" w:rsidP="00DC5DE4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503022644"/>
      <w:r w:rsidRPr="00DC5DE4">
        <w:rPr>
          <w:rFonts w:ascii="Times New Roman" w:hAnsi="Times New Roman" w:cs="Times New Roman"/>
          <w:b/>
          <w:color w:val="auto"/>
        </w:rPr>
        <w:t>Build</w:t>
      </w:r>
      <w:bookmarkEnd w:id="7"/>
      <w:r w:rsidRPr="00DC5DE4">
        <w:rPr>
          <w:rFonts w:ascii="Times New Roman" w:hAnsi="Times New Roman" w:cs="Times New Roman"/>
          <w:b/>
          <w:bCs/>
          <w:color w:val="auto"/>
        </w:rPr>
        <w:tab/>
      </w:r>
    </w:p>
    <w:p w14:paraId="35E6FFF4" w14:textId="77777777" w:rsidR="00396C6B" w:rsidRPr="00D2746E" w:rsidRDefault="00D2746E" w:rsidP="00D2746E">
      <w:pPr>
        <w:tabs>
          <w:tab w:val="left" w:pos="709"/>
          <w:tab w:val="left" w:pos="1418"/>
          <w:tab w:val="center" w:pos="4819"/>
        </w:tabs>
        <w:spacing w:line="360" w:lineRule="auto"/>
        <w:jc w:val="both"/>
        <w:rPr>
          <w:rFonts w:ascii="Times New Roman" w:hAnsi="Times New Roman"/>
          <w:b/>
        </w:rPr>
      </w:pPr>
      <w:r w:rsidRPr="00D2746E">
        <w:rPr>
          <w:rFonts w:ascii="Times New Roman" w:eastAsia="Times New Roman" w:hAnsi="Times New Roman" w:cs="Times New Roman"/>
          <w:b/>
          <w:bCs/>
          <w:szCs w:val="28"/>
        </w:rPr>
        <w:tab/>
      </w:r>
    </w:p>
    <w:p w14:paraId="79F60396" w14:textId="77777777" w:rsidR="008B7803" w:rsidRPr="00186658" w:rsidRDefault="00A2601E" w:rsidP="00D2746E">
      <w:pPr>
        <w:spacing w:line="360" w:lineRule="auto"/>
        <w:ind w:firstLine="709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 xml:space="preserve">O Jenkins utiliza o Maven 3.5 para realizar o processo de construção do Software Mapskills-App. </w:t>
      </w:r>
    </w:p>
    <w:p w14:paraId="6DF48A6D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ab/>
        <w:t>O comando utilizado apaga a pasta Target, instala os pacotes nos respectivos repositórios e não rodar o script de criação do Banco de Dados, pois desta forma é garantido que os dados nunca serão apagados. Todos esses comandos são rodados pelo usuário Azure, configurado na aplicação:</w:t>
      </w:r>
    </w:p>
    <w:p w14:paraId="596F5807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1F90FC0E" w14:textId="77777777" w:rsidR="008B7803" w:rsidRPr="00D2746E" w:rsidRDefault="00A2601E" w:rsidP="00186658">
      <w:pPr>
        <w:spacing w:line="360" w:lineRule="auto"/>
        <w:jc w:val="center"/>
        <w:rPr>
          <w:rFonts w:ascii="Courier New" w:hAnsi="Courier New" w:cs="Courier New"/>
        </w:rPr>
      </w:pPr>
      <w:r w:rsidRPr="00D2746E">
        <w:rPr>
          <w:rFonts w:ascii="Courier New" w:eastAsia="Times New Roman" w:hAnsi="Courier New" w:cs="Courier New"/>
        </w:rPr>
        <w:t>clean install -Dliquibase.should.run=false -Pazure</w:t>
      </w:r>
    </w:p>
    <w:p w14:paraId="18227410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</w:p>
    <w:p w14:paraId="7CCB4E85" w14:textId="77777777" w:rsidR="008B7803" w:rsidRPr="00DC5DE4" w:rsidRDefault="00A2601E" w:rsidP="00DC5DE4">
      <w:pPr>
        <w:pStyle w:val="Ttulo3"/>
        <w:numPr>
          <w:ilvl w:val="2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8" w:name="_Toc503022645"/>
      <w:r w:rsidRPr="00DC5DE4">
        <w:rPr>
          <w:rFonts w:ascii="Times New Roman" w:hAnsi="Times New Roman" w:cs="Times New Roman"/>
          <w:b/>
          <w:color w:val="auto"/>
        </w:rPr>
        <w:t>Ações de Pós-Construção</w:t>
      </w:r>
      <w:bookmarkEnd w:id="8"/>
    </w:p>
    <w:p w14:paraId="1E9033D0" w14:textId="77777777" w:rsidR="00D2746E" w:rsidRPr="00D2746E" w:rsidRDefault="00D2746E" w:rsidP="00186658">
      <w:pPr>
        <w:spacing w:line="360" w:lineRule="auto"/>
        <w:jc w:val="both"/>
        <w:rPr>
          <w:rFonts w:ascii="Times New Roman" w:hAnsi="Times New Roman"/>
          <w:b/>
        </w:rPr>
      </w:pPr>
    </w:p>
    <w:p w14:paraId="1D2070D5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 xml:space="preserve">Esta configuração é responsável por armazenar todos builds executados com sucesso pelo Jenkins, ele guardará no diretório </w:t>
      </w:r>
      <w:r w:rsidRPr="00186658">
        <w:rPr>
          <w:rFonts w:ascii="Times New Roman" w:eastAsia="Times New Roman" w:hAnsi="Times New Roman" w:cs="Times New Roman"/>
          <w:bCs/>
          <w:i/>
          <w:szCs w:val="28"/>
        </w:rPr>
        <w:t>/var/lib/jenkins/jobs/'Build Mapskills-app'/workspace/target/</w:t>
      </w:r>
      <w:r w:rsidRPr="00186658">
        <w:rPr>
          <w:rFonts w:ascii="Times New Roman" w:eastAsia="Times New Roman" w:hAnsi="Times New Roman" w:cs="Times New Roman"/>
          <w:bCs/>
          <w:szCs w:val="28"/>
        </w:rPr>
        <w:t xml:space="preserve"> o arquivo mapskills.war.</w:t>
      </w:r>
    </w:p>
    <w:p w14:paraId="00954CB0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7AAB9CFA" w14:textId="77777777" w:rsidR="008B7803" w:rsidRPr="00186658" w:rsidRDefault="00A2601E" w:rsidP="00D2746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265CC2AC" wp14:editId="4FA4FF46">
            <wp:extent cx="5455132" cy="2124075"/>
            <wp:effectExtent l="0" t="0" r="0" b="0"/>
            <wp:docPr id="3" name="Image9" descr="C:\Users\Thiago Fortunato\AppData\Local\Microsoft\Windows\INetCache\Content.Word\ap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C:\Users\Thiago Fortunato\AppData\Local\Microsoft\Windows\INetCache\Content.Word\app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637" t="52945" r="20726" b="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43" cy="21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26FF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618ED389" w14:textId="77777777" w:rsidR="008B7803" w:rsidRPr="00FD2AD2" w:rsidRDefault="00A2601E" w:rsidP="00FA05FD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503022646"/>
      <w:r w:rsidRPr="00FD2AD2">
        <w:rPr>
          <w:rFonts w:ascii="Times New Roman" w:hAnsi="Times New Roman" w:cs="Times New Roman"/>
          <w:b/>
          <w:color w:val="auto"/>
          <w:sz w:val="24"/>
          <w:szCs w:val="24"/>
        </w:rPr>
        <w:t>Copy Artifact Mapskills App</w:t>
      </w:r>
      <w:bookmarkEnd w:id="9"/>
      <w:r w:rsidRPr="00FD2AD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3F5612E0" w14:textId="77777777" w:rsidR="00D2746E" w:rsidRPr="00186658" w:rsidRDefault="00D2746E" w:rsidP="00186658">
      <w:pPr>
        <w:spacing w:line="360" w:lineRule="auto"/>
        <w:jc w:val="both"/>
        <w:rPr>
          <w:rFonts w:ascii="Times New Roman" w:hAnsi="Times New Roman"/>
        </w:rPr>
      </w:pPr>
    </w:p>
    <w:p w14:paraId="641EE8A0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>Este job tem a finalidade de copiar o arquivo o deploy do arquivo mapskills.war de maneira automática.</w:t>
      </w:r>
    </w:p>
    <w:p w14:paraId="10CF2662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7600326C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10" w:name="_Toc503022647"/>
      <w:r w:rsidRPr="00FA05FD">
        <w:rPr>
          <w:rFonts w:ascii="Times New Roman" w:hAnsi="Times New Roman" w:cs="Times New Roman"/>
          <w:b/>
          <w:color w:val="auto"/>
        </w:rPr>
        <w:t>Trigger de Builds</w:t>
      </w:r>
      <w:bookmarkEnd w:id="10"/>
    </w:p>
    <w:p w14:paraId="009B5B9D" w14:textId="77777777" w:rsidR="00D2746E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</w:r>
    </w:p>
    <w:p w14:paraId="63164B9B" w14:textId="77777777" w:rsidR="008B7803" w:rsidRDefault="00A2601E" w:rsidP="00D274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>Este job é inicializado somente após a execução com sucesso do Job Build Mapskills-app, conforme imagem abaixo.</w:t>
      </w:r>
    </w:p>
    <w:p w14:paraId="695F74A4" w14:textId="77777777" w:rsidR="00D2746E" w:rsidRPr="00186658" w:rsidRDefault="00D2746E" w:rsidP="00D2746E">
      <w:pPr>
        <w:spacing w:line="360" w:lineRule="auto"/>
        <w:ind w:firstLine="709"/>
        <w:jc w:val="both"/>
        <w:rPr>
          <w:rFonts w:ascii="Times New Roman" w:hAnsi="Times New Roman"/>
        </w:rPr>
      </w:pPr>
    </w:p>
    <w:p w14:paraId="0E0A9C23" w14:textId="77777777" w:rsidR="008B7803" w:rsidRPr="00186658" w:rsidRDefault="00A2601E" w:rsidP="0000037D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07E20284" wp14:editId="04872C84">
            <wp:extent cx="5848350" cy="2267311"/>
            <wp:effectExtent l="0" t="0" r="0" b="0"/>
            <wp:docPr id="4" name="Image10" descr="C:\Users\Thiago Fortunato\AppData\Local\Microsoft\Windows\INetCache\Content.Word\ap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C:\Users\Thiago Fortunato\AppData\Local\Microsoft\Windows\INetCache\Content.Word\ap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9238" t="38730" r="20859" b="20694"/>
                    <a:stretch/>
                  </pic:blipFill>
                  <pic:spPr bwMode="auto">
                    <a:xfrm>
                      <a:off x="0" y="0"/>
                      <a:ext cx="5885242" cy="228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950D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58A6DF40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11" w:name="_Toc503022648"/>
      <w:r w:rsidRPr="00FA05FD">
        <w:rPr>
          <w:rFonts w:ascii="Times New Roman" w:hAnsi="Times New Roman" w:cs="Times New Roman"/>
          <w:b/>
          <w:color w:val="auto"/>
        </w:rPr>
        <w:t>Build</w:t>
      </w:r>
      <w:bookmarkEnd w:id="11"/>
    </w:p>
    <w:p w14:paraId="14CF77B0" w14:textId="77777777" w:rsidR="00D2746E" w:rsidRPr="00D2746E" w:rsidRDefault="00D2746E" w:rsidP="00186658">
      <w:pPr>
        <w:spacing w:line="360" w:lineRule="auto"/>
        <w:jc w:val="both"/>
        <w:rPr>
          <w:rFonts w:ascii="Times New Roman" w:hAnsi="Times New Roman"/>
          <w:b/>
        </w:rPr>
      </w:pPr>
    </w:p>
    <w:p w14:paraId="762F61D1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 xml:space="preserve">O comando executado neste build tem a finalidade de copiar o arquivo mapskills.war para o diretório </w:t>
      </w:r>
      <w:r w:rsidRPr="00186658">
        <w:rPr>
          <w:rFonts w:ascii="Times New Roman" w:eastAsia="Times New Roman" w:hAnsi="Times New Roman" w:cs="Times New Roman"/>
          <w:bCs/>
          <w:i/>
          <w:iCs/>
          <w:szCs w:val="28"/>
        </w:rPr>
        <w:t>/mapskills/back</w:t>
      </w:r>
      <w:r w:rsidRPr="00186658">
        <w:rPr>
          <w:rFonts w:ascii="Times New Roman" w:eastAsia="Times New Roman" w:hAnsi="Times New Roman" w:cs="Times New Roman"/>
          <w:bCs/>
          <w:szCs w:val="28"/>
        </w:rPr>
        <w:t>.</w:t>
      </w:r>
    </w:p>
    <w:p w14:paraId="12C888B0" w14:textId="77777777" w:rsidR="00D2746E" w:rsidRPr="00186658" w:rsidRDefault="00D2746E" w:rsidP="00186658">
      <w:pPr>
        <w:spacing w:line="360" w:lineRule="auto"/>
        <w:jc w:val="both"/>
        <w:rPr>
          <w:rFonts w:ascii="Times New Roman" w:hAnsi="Times New Roman"/>
        </w:rPr>
      </w:pPr>
    </w:p>
    <w:p w14:paraId="323081DC" w14:textId="77777777" w:rsidR="008B7803" w:rsidRPr="00186658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Cs/>
          <w:noProof/>
          <w:szCs w:val="28"/>
        </w:rPr>
        <w:drawing>
          <wp:anchor distT="0" distB="0" distL="0" distR="0" simplePos="0" relativeHeight="251656192" behindDoc="0" locked="0" layoutInCell="1" allowOverlap="1" wp14:anchorId="50C37E06" wp14:editId="76C67D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067560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29810" w14:textId="77777777" w:rsidR="008B7803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3AC047B3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7D8B661B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67D90FF8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0D46882B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65E2A2C0" w14:textId="77777777" w:rsidR="0000037D" w:rsidRDefault="0000037D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428A8461" w14:textId="77777777" w:rsidR="0000037D" w:rsidRDefault="0000037D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570554E7" w14:textId="77777777" w:rsidR="00FA05FD" w:rsidRPr="00186658" w:rsidRDefault="00FA05FD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02970FB1" w14:textId="77777777" w:rsidR="008B7803" w:rsidRPr="00FD2AD2" w:rsidRDefault="00A2601E" w:rsidP="00FA05FD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03022649"/>
      <w:r w:rsidRPr="00FD2AD2">
        <w:rPr>
          <w:rFonts w:ascii="Times New Roman" w:hAnsi="Times New Roman" w:cs="Times New Roman"/>
          <w:b/>
          <w:color w:val="auto"/>
          <w:sz w:val="24"/>
          <w:szCs w:val="24"/>
        </w:rPr>
        <w:t>Job Build Mapskills-web</w:t>
      </w:r>
      <w:bookmarkEnd w:id="12"/>
    </w:p>
    <w:p w14:paraId="7841B0BF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0B26791E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 xml:space="preserve">Este job é responsável por </w:t>
      </w:r>
      <w:r w:rsidR="006E3CA4" w:rsidRPr="00186658">
        <w:rPr>
          <w:rFonts w:ascii="Times New Roman" w:eastAsia="Times New Roman" w:hAnsi="Times New Roman" w:cs="Times New Roman"/>
          <w:szCs w:val="28"/>
        </w:rPr>
        <w:t>construir</w:t>
      </w:r>
      <w:r w:rsidRPr="00186658">
        <w:rPr>
          <w:rFonts w:ascii="Times New Roman" w:eastAsia="Times New Roman" w:hAnsi="Times New Roman" w:cs="Times New Roman"/>
          <w:szCs w:val="28"/>
        </w:rPr>
        <w:t xml:space="preserve"> a interface web utilizada para o projeto Mapskills através de comandos Maven.</w:t>
      </w:r>
    </w:p>
    <w:p w14:paraId="5E012354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6CB52687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13" w:name="_Toc503022650"/>
      <w:r w:rsidRPr="00FA05FD">
        <w:rPr>
          <w:rFonts w:ascii="Times New Roman" w:hAnsi="Times New Roman" w:cs="Times New Roman"/>
          <w:b/>
          <w:color w:val="auto"/>
        </w:rPr>
        <w:t>Gerenciamento de Código Fonte</w:t>
      </w:r>
      <w:bookmarkEnd w:id="13"/>
    </w:p>
    <w:p w14:paraId="7C940126" w14:textId="77777777" w:rsidR="00D2746E" w:rsidRPr="00186658" w:rsidRDefault="00D2746E" w:rsidP="009229E7">
      <w:pPr>
        <w:spacing w:line="360" w:lineRule="auto"/>
        <w:jc w:val="both"/>
        <w:rPr>
          <w:rFonts w:ascii="Times New Roman" w:hAnsi="Times New Roman"/>
        </w:rPr>
      </w:pPr>
    </w:p>
    <w:p w14:paraId="54FD159A" w14:textId="77777777" w:rsidR="008B7803" w:rsidRPr="00186658" w:rsidRDefault="00A2601E" w:rsidP="009229E7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 xml:space="preserve">Para que o processo de </w:t>
      </w:r>
      <w:r w:rsidR="006E3CA4" w:rsidRPr="00186658">
        <w:rPr>
          <w:rFonts w:ascii="Times New Roman" w:eastAsia="Times New Roman" w:hAnsi="Times New Roman" w:cs="Times New Roman"/>
          <w:szCs w:val="28"/>
        </w:rPr>
        <w:t>construção</w:t>
      </w:r>
      <w:r w:rsidRPr="00186658">
        <w:rPr>
          <w:rFonts w:ascii="Times New Roman" w:eastAsia="Times New Roman" w:hAnsi="Times New Roman" w:cs="Times New Roman"/>
          <w:szCs w:val="28"/>
        </w:rPr>
        <w:t xml:space="preserve"> aconteça é necessário apontar o Repositório de Gerenciamento de código fonte, neste caso, ele está localizado no seguinte endereço:</w:t>
      </w:r>
    </w:p>
    <w:p w14:paraId="0C328619" w14:textId="77777777" w:rsidR="008B7803" w:rsidRPr="009229E7" w:rsidRDefault="00A2601E" w:rsidP="009229E7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9229E7">
        <w:rPr>
          <w:rFonts w:ascii="Times New Roman" w:eastAsia="Times New Roman" w:hAnsi="Times New Roman" w:cs="Times New Roman"/>
          <w:szCs w:val="28"/>
        </w:rPr>
        <w:tab/>
      </w:r>
      <w:r w:rsidR="009229E7" w:rsidRPr="009229E7">
        <w:rPr>
          <w:rFonts w:ascii="Times New Roman" w:eastAsia="Times New Roman" w:hAnsi="Times New Roman" w:cs="Times New Roman"/>
          <w:szCs w:val="28"/>
        </w:rPr>
        <w:t>&lt;</w:t>
      </w:r>
      <w:r w:rsidRPr="009229E7">
        <w:t>https://github.com/Marcelo-Inacio/mapskills-web.git</w:t>
      </w:r>
      <w:r w:rsidRPr="009229E7">
        <w:rPr>
          <w:rFonts w:ascii="Times New Roman" w:eastAsia="Times New Roman" w:hAnsi="Times New Roman" w:cs="Times New Roman"/>
          <w:szCs w:val="28"/>
        </w:rPr>
        <w:t xml:space="preserve"> </w:t>
      </w:r>
      <w:r w:rsidR="009229E7" w:rsidRPr="009229E7">
        <w:rPr>
          <w:rFonts w:ascii="Times New Roman" w:eastAsia="Times New Roman" w:hAnsi="Times New Roman" w:cs="Times New Roman"/>
          <w:szCs w:val="28"/>
        </w:rPr>
        <w:t>&gt;</w:t>
      </w:r>
    </w:p>
    <w:p w14:paraId="094F15B2" w14:textId="77777777" w:rsidR="008B7803" w:rsidRDefault="00A2601E" w:rsidP="009229E7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>Sendo definida que a Branch Master como principal para este Job</w:t>
      </w:r>
    </w:p>
    <w:p w14:paraId="3A001260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2FCDB602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lastRenderedPageBreak/>
        <w:drawing>
          <wp:inline distT="0" distB="0" distL="0" distR="0" wp14:anchorId="37BFEE9F" wp14:editId="593212AA">
            <wp:extent cx="4686300" cy="3099916"/>
            <wp:effectExtent l="0" t="0" r="0" b="0"/>
            <wp:docPr id="6" name="Image12" descr="C:\Users\Thiago Fortunato\AppData\Local\Microsoft\Windows\INetCache\Content.Word\we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C:\Users\Thiago Fortunato\AppData\Local\Microsoft\Windows\INetCache\Content.Word\web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599" t="15982" r="20886" b="1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06" cy="31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28FF" w14:textId="77777777" w:rsidR="008B7803" w:rsidRDefault="008B7803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</w:p>
    <w:p w14:paraId="104D6FF1" w14:textId="77777777" w:rsidR="0000037D" w:rsidRPr="00186658" w:rsidRDefault="0000037D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</w:p>
    <w:p w14:paraId="05CC37F7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14" w:name="_Toc503022651"/>
      <w:r w:rsidRPr="00FA05FD">
        <w:rPr>
          <w:rFonts w:ascii="Times New Roman" w:hAnsi="Times New Roman" w:cs="Times New Roman"/>
          <w:b/>
          <w:color w:val="auto"/>
        </w:rPr>
        <w:t>Trigger de Builds</w:t>
      </w:r>
      <w:bookmarkEnd w:id="14"/>
    </w:p>
    <w:p w14:paraId="068BA6D2" w14:textId="77777777" w:rsidR="008B7803" w:rsidRPr="00186658" w:rsidRDefault="008B7803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368B8096" w14:textId="77777777" w:rsidR="008B7803" w:rsidRDefault="00A2601E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>Para que o build aconteça foi configurado que o Jenkins consultará periodicamente o Repositório e verificará qualquer mudança, caso encontre algum commit na Branch Master o processo de Build acontecerá automaticamente.</w:t>
      </w:r>
    </w:p>
    <w:p w14:paraId="20D0BA1C" w14:textId="77777777" w:rsidR="00A2601E" w:rsidRPr="00186658" w:rsidRDefault="00A2601E" w:rsidP="00186658">
      <w:pPr>
        <w:spacing w:line="360" w:lineRule="auto"/>
        <w:ind w:firstLine="708"/>
        <w:jc w:val="both"/>
        <w:rPr>
          <w:rFonts w:ascii="Times New Roman" w:hAnsi="Times New Roman"/>
        </w:rPr>
      </w:pPr>
    </w:p>
    <w:p w14:paraId="02807FD2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7102F9D8" wp14:editId="1A37B780">
            <wp:extent cx="5334277" cy="2647950"/>
            <wp:effectExtent l="0" t="0" r="0" b="0"/>
            <wp:docPr id="7" name="Image13" descr="C:\Users\Thiago Fortunato\AppData\Local\Microsoft\Windows\INetCache\Content.Word\w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C:\Users\Thiago Fortunato\AppData\Local\Microsoft\Windows\INetCache\Content.Word\we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4420" t="19702" r="16452" b="13977"/>
                    <a:stretch/>
                  </pic:blipFill>
                  <pic:spPr bwMode="auto">
                    <a:xfrm>
                      <a:off x="0" y="0"/>
                      <a:ext cx="5345980" cy="265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3EE2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ab/>
      </w:r>
    </w:p>
    <w:p w14:paraId="1BDD224C" w14:textId="77777777" w:rsidR="00FA05FD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0D797EF3" w14:textId="77777777" w:rsidR="00FA05FD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0907F2BE" w14:textId="77777777" w:rsidR="00FA05FD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10F81AEC" w14:textId="77777777" w:rsidR="00FA05FD" w:rsidRPr="00186658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192D968B" w14:textId="77777777" w:rsidR="008B7803" w:rsidRPr="00FA05FD" w:rsidRDefault="00A2601E" w:rsidP="00FA05FD">
      <w:pPr>
        <w:pStyle w:val="Ttulo3"/>
        <w:numPr>
          <w:ilvl w:val="2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15" w:name="_Toc503022652"/>
      <w:r w:rsidRPr="00FA05FD">
        <w:rPr>
          <w:rFonts w:ascii="Times New Roman" w:hAnsi="Times New Roman" w:cs="Times New Roman"/>
          <w:b/>
          <w:color w:val="auto"/>
        </w:rPr>
        <w:lastRenderedPageBreak/>
        <w:t>Build</w:t>
      </w:r>
      <w:bookmarkEnd w:id="15"/>
    </w:p>
    <w:p w14:paraId="04F51EED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4AB02810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>Para que o Maven realize o processo de build do Projeto Mapskills-web, foi necessário configura-lo. Este processo é composto por identificar qual versão do Maven será responsável por rodar o comando e por definir qual o comando será executado.</w:t>
      </w:r>
    </w:p>
    <w:p w14:paraId="62FDCFF7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ab/>
        <w:t xml:space="preserve">O comando utilizado, irá limpar a pasta Target e instalar os pacotes nos respectivos repositórios. </w:t>
      </w:r>
    </w:p>
    <w:p w14:paraId="3E2034FC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749D83DB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66876FDB" wp14:editId="74DB13E6">
            <wp:extent cx="6450805" cy="2066925"/>
            <wp:effectExtent l="0" t="0" r="0" b="0"/>
            <wp:docPr id="8" name="Image14" descr="C:\Users\Thiago Fortunato\AppData\Local\Microsoft\Windows\INetCache\Content.Word\w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" descr="C:\Users\Thiago Fortunato\AppData\Local\Microsoft\Windows\INetCache\Content.Word\web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19412" t="28217" r="20491" b="38338"/>
                    <a:stretch/>
                  </pic:blipFill>
                  <pic:spPr bwMode="auto">
                    <a:xfrm>
                      <a:off x="0" y="0"/>
                      <a:ext cx="6469710" cy="207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605E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5CF5E112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5FC85118" w14:textId="77777777" w:rsidR="008B7803" w:rsidRPr="00FA05FD" w:rsidRDefault="00A2601E" w:rsidP="00FA05FD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16" w:name="_Toc503022653"/>
      <w:r w:rsidRPr="00FA05FD">
        <w:rPr>
          <w:rFonts w:ascii="Times New Roman" w:hAnsi="Times New Roman" w:cs="Times New Roman"/>
          <w:b/>
          <w:color w:val="auto"/>
        </w:rPr>
        <w:t>Job Deploy Mapskills-web</w:t>
      </w:r>
      <w:bookmarkEnd w:id="16"/>
    </w:p>
    <w:p w14:paraId="22DBF297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6AF661C5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>Este job tem a finalidade de realizar o deploy do arquivo mapskills.war de maneira automática.</w:t>
      </w:r>
    </w:p>
    <w:p w14:paraId="0911B762" w14:textId="77777777" w:rsidR="009229E7" w:rsidRPr="00186658" w:rsidRDefault="009229E7" w:rsidP="00186658">
      <w:pPr>
        <w:spacing w:line="360" w:lineRule="auto"/>
        <w:jc w:val="both"/>
        <w:rPr>
          <w:rFonts w:ascii="Times New Roman" w:hAnsi="Times New Roman"/>
        </w:rPr>
      </w:pPr>
    </w:p>
    <w:p w14:paraId="07B4E4F9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41C0EB0A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17" w:name="_Toc503022654"/>
      <w:r w:rsidRPr="00FA05FD">
        <w:rPr>
          <w:rFonts w:ascii="Times New Roman" w:hAnsi="Times New Roman" w:cs="Times New Roman"/>
          <w:b/>
          <w:color w:val="auto"/>
        </w:rPr>
        <w:t>Trigger de Builds</w:t>
      </w:r>
      <w:bookmarkEnd w:id="17"/>
    </w:p>
    <w:p w14:paraId="2105BC85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741E04A4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>Este job é através da inicializado somente após a execução com sucesso do Job Build Mapskills-web, conforme imagem abaixo.</w:t>
      </w:r>
    </w:p>
    <w:p w14:paraId="3EA50EF9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5D3C48FC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noProof/>
          <w:szCs w:val="28"/>
        </w:rPr>
        <w:lastRenderedPageBreak/>
        <w:drawing>
          <wp:inline distT="0" distB="0" distL="0" distR="0" wp14:anchorId="13975B9D" wp14:editId="30A24FA8">
            <wp:extent cx="5316648" cy="2419350"/>
            <wp:effectExtent l="0" t="0" r="0" b="0"/>
            <wp:docPr id="9" name="Image15" descr="C:\Users\Thiago Fortunato\AppData\Local\Microsoft\Windows\INetCache\Content.Word\w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C:\Users\Thiago Fortunato\AppData\Local\Microsoft\Windows\INetCache\Content.Word\web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19640" t="13383" r="19697" b="39452"/>
                    <a:stretch/>
                  </pic:blipFill>
                  <pic:spPr bwMode="auto">
                    <a:xfrm>
                      <a:off x="0" y="0"/>
                      <a:ext cx="5336935" cy="24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8E647" w14:textId="77777777" w:rsidR="008B7803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72371FDC" w14:textId="77777777" w:rsidR="0000037D" w:rsidRPr="00186658" w:rsidRDefault="0000037D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47CE34AE" w14:textId="77777777" w:rsidR="008B7803" w:rsidRPr="00A858BF" w:rsidRDefault="00A2601E" w:rsidP="00FA05FD">
      <w:pPr>
        <w:pStyle w:val="Ttulo3"/>
        <w:numPr>
          <w:ilvl w:val="2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18" w:name="_Toc503022655"/>
      <w:r w:rsidRPr="00A858BF">
        <w:rPr>
          <w:rFonts w:ascii="Times New Roman" w:hAnsi="Times New Roman" w:cs="Times New Roman"/>
          <w:b/>
          <w:color w:val="auto"/>
        </w:rPr>
        <w:t>Build</w:t>
      </w:r>
      <w:bookmarkEnd w:id="18"/>
    </w:p>
    <w:p w14:paraId="4CC7D77E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29A2E646" w14:textId="77777777" w:rsidR="008B7803" w:rsidRDefault="00A2601E" w:rsidP="00186658">
      <w:pPr>
        <w:spacing w:line="360" w:lineRule="auto"/>
        <w:jc w:val="both"/>
        <w:rPr>
          <w:ins w:id="19" w:author="THIAGO LUIS SILVA FORTUNATO" w:date="2018-01-30T21:47:00Z"/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>O comando executado neste build tem a finalidade de copiar o arquivo mapskills-web.war para o diretório onde encontra-se o arquivo docker-compose.yml, pois é através dele que todo ambiente necessário para que o Software Mapskills entre em produção.</w:t>
      </w:r>
    </w:p>
    <w:p w14:paraId="6968DBAD" w14:textId="27DE00CF" w:rsidR="00A858BF" w:rsidRPr="00E62663" w:rsidRDefault="00A858BF" w:rsidP="00A858BF">
      <w:pPr>
        <w:spacing w:line="360" w:lineRule="auto"/>
        <w:ind w:firstLine="708"/>
        <w:jc w:val="both"/>
        <w:rPr>
          <w:rFonts w:ascii="Times New Roman" w:hAnsi="Times New Roman"/>
          <w:color w:val="auto"/>
          <w:rPrChange w:id="20" w:author="THIAGO LUIS SILVA FORTUNATO" w:date="2018-01-30T23:06:00Z">
            <w:rPr>
              <w:rFonts w:ascii="Times New Roman" w:hAnsi="Times New Roman"/>
            </w:rPr>
          </w:rPrChange>
        </w:rPr>
        <w:pPrChange w:id="21" w:author="THIAGO LUIS SILVA FORTUNATO" w:date="2018-01-30T21:47:00Z">
          <w:pPr>
            <w:spacing w:line="360" w:lineRule="auto"/>
            <w:jc w:val="both"/>
          </w:pPr>
        </w:pPrChange>
      </w:pPr>
      <w:ins w:id="22" w:author="THIAGO LUIS SILVA FORTUNATO" w:date="2018-01-30T21:47:00Z">
        <w:r>
          <w:rPr>
            <w:rFonts w:ascii="Times New Roman" w:hAnsi="Times New Roman"/>
          </w:rPr>
          <w:tab/>
        </w:r>
      </w:ins>
      <w:ins w:id="23" w:author="THIAGO LUIS SILVA FORTUNATO" w:date="2018-01-30T21:48:00Z">
        <w:r w:rsidRPr="00E62663">
          <w:rPr>
            <w:rFonts w:ascii="Times New Roman" w:hAnsi="Times New Roman"/>
            <w:color w:val="auto"/>
            <w:rPrChange w:id="24" w:author="THIAGO LUIS SILVA FORTUNATO" w:date="2018-01-30T23:06:00Z">
              <w:rPr>
                <w:rFonts w:ascii="Times New Roman" w:hAnsi="Times New Roman"/>
              </w:rPr>
            </w:rPrChange>
          </w:rPr>
          <w:t xml:space="preserve">A execução do comando “docker-compose up” </w:t>
        </w:r>
      </w:ins>
      <w:ins w:id="25" w:author="THIAGO LUIS SILVA FORTUNATO" w:date="2018-01-30T22:45:00Z">
        <w:r w:rsidR="00E62663" w:rsidRPr="00E62663">
          <w:rPr>
            <w:rFonts w:ascii="Times New Roman" w:hAnsi="Times New Roman"/>
            <w:color w:val="auto"/>
            <w:rPrChange w:id="26" w:author="THIAGO LUIS SILVA FORTUNATO" w:date="2018-01-30T23:06:00Z">
              <w:rPr>
                <w:rFonts w:ascii="Times New Roman" w:hAnsi="Times New Roman"/>
              </w:rPr>
            </w:rPrChange>
          </w:rPr>
          <w:t>baixar</w:t>
        </w:r>
      </w:ins>
      <w:ins w:id="27" w:author="THIAGO LUIS SILVA FORTUNATO" w:date="2018-01-30T22:48:00Z">
        <w:r w:rsidR="00E62663" w:rsidRPr="00E62663">
          <w:rPr>
            <w:rFonts w:ascii="Times New Roman" w:hAnsi="Times New Roman"/>
            <w:color w:val="auto"/>
            <w:rPrChange w:id="28" w:author="THIAGO LUIS SILVA FORTUNATO" w:date="2018-01-30T23:06:00Z">
              <w:rPr>
                <w:rFonts w:ascii="Times New Roman" w:hAnsi="Times New Roman"/>
              </w:rPr>
            </w:rPrChange>
          </w:rPr>
          <w:t>á</w:t>
        </w:r>
      </w:ins>
      <w:ins w:id="29" w:author="THIAGO LUIS SILVA FORTUNATO" w:date="2018-01-30T22:45:00Z">
        <w:r w:rsidR="00E62663" w:rsidRPr="00E62663">
          <w:rPr>
            <w:rFonts w:ascii="Times New Roman" w:hAnsi="Times New Roman"/>
            <w:color w:val="auto"/>
            <w:rPrChange w:id="30" w:author="THIAGO LUIS SILVA FORTUNATO" w:date="2018-01-30T23:06:00Z">
              <w:rPr>
                <w:rFonts w:ascii="Times New Roman" w:hAnsi="Times New Roman"/>
              </w:rPr>
            </w:rPrChange>
          </w:rPr>
          <w:t xml:space="preserve"> do repositório Docker Hub</w:t>
        </w:r>
      </w:ins>
      <w:ins w:id="31" w:author="THIAGO LUIS SILVA FORTUNATO" w:date="2018-01-30T23:01:00Z">
        <w:r w:rsidR="00E62663" w:rsidRPr="00E62663">
          <w:rPr>
            <w:rStyle w:val="Refdenotaderodap"/>
            <w:rFonts w:ascii="Times New Roman" w:hAnsi="Times New Roman"/>
            <w:color w:val="auto"/>
            <w:rPrChange w:id="32" w:author="THIAGO LUIS SILVA FORTUNATO" w:date="2018-01-30T23:06:00Z">
              <w:rPr>
                <w:rStyle w:val="Refdenotaderodap"/>
                <w:rFonts w:ascii="Times New Roman" w:hAnsi="Times New Roman"/>
              </w:rPr>
            </w:rPrChange>
          </w:rPr>
          <w:footnoteReference w:id="1"/>
        </w:r>
      </w:ins>
      <w:ins w:id="65" w:author="THIAGO LUIS SILVA FORTUNATO" w:date="2018-01-30T22:45:00Z">
        <w:r w:rsidR="00E62663" w:rsidRPr="00E62663">
          <w:rPr>
            <w:rFonts w:ascii="Times New Roman" w:hAnsi="Times New Roman"/>
            <w:color w:val="auto"/>
            <w:rPrChange w:id="66" w:author="THIAGO LUIS SILVA FORTUNATO" w:date="2018-01-30T23:06:00Z">
              <w:rPr>
                <w:rFonts w:ascii="Times New Roman" w:hAnsi="Times New Roman"/>
              </w:rPr>
            </w:rPrChange>
          </w:rPr>
          <w:t xml:space="preserve"> as imagens </w:t>
        </w:r>
      </w:ins>
      <w:ins w:id="67" w:author="THIAGO LUIS SILVA FORTUNATO" w:date="2018-01-30T22:46:00Z">
        <w:r w:rsidR="00E62663" w:rsidRPr="00E62663">
          <w:rPr>
            <w:rFonts w:ascii="Times New Roman" w:hAnsi="Times New Roman"/>
            <w:color w:val="auto"/>
            <w:rPrChange w:id="68" w:author="THIAGO LUIS SILVA FORTUNATO" w:date="2018-01-30T23:06:00Z">
              <w:rPr>
                <w:rFonts w:ascii="Times New Roman" w:hAnsi="Times New Roman"/>
              </w:rPr>
            </w:rPrChange>
          </w:rPr>
          <w:t>e criar</w:t>
        </w:r>
      </w:ins>
      <w:ins w:id="69" w:author="THIAGO LUIS SILVA FORTUNATO" w:date="2018-01-30T22:48:00Z">
        <w:r w:rsidR="00E62663" w:rsidRPr="00E62663">
          <w:rPr>
            <w:rFonts w:ascii="Times New Roman" w:hAnsi="Times New Roman"/>
            <w:color w:val="auto"/>
            <w:rPrChange w:id="70" w:author="THIAGO LUIS SILVA FORTUNATO" w:date="2018-01-30T23:06:00Z">
              <w:rPr>
                <w:rFonts w:ascii="Times New Roman" w:hAnsi="Times New Roman"/>
              </w:rPr>
            </w:rPrChange>
          </w:rPr>
          <w:t>á</w:t>
        </w:r>
      </w:ins>
      <w:ins w:id="71" w:author="THIAGO LUIS SILVA FORTUNATO" w:date="2018-01-30T22:46:00Z">
        <w:r w:rsidR="00E62663" w:rsidRPr="00E62663">
          <w:rPr>
            <w:rFonts w:ascii="Times New Roman" w:hAnsi="Times New Roman"/>
            <w:color w:val="auto"/>
            <w:rPrChange w:id="72" w:author="THIAGO LUIS SILVA FORTUNATO" w:date="2018-01-30T23:06:00Z">
              <w:rPr>
                <w:rFonts w:ascii="Times New Roman" w:hAnsi="Times New Roman"/>
              </w:rPr>
            </w:rPrChange>
          </w:rPr>
          <w:t xml:space="preserve"> os containers </w:t>
        </w:r>
      </w:ins>
      <w:ins w:id="73" w:author="THIAGO LUIS SILVA FORTUNATO" w:date="2018-01-30T22:49:00Z">
        <w:r w:rsidR="00E62663" w:rsidRPr="00E62663">
          <w:rPr>
            <w:rFonts w:ascii="Times New Roman" w:hAnsi="Times New Roman"/>
            <w:color w:val="auto"/>
            <w:rPrChange w:id="74" w:author="THIAGO LUIS SILVA FORTUNATO" w:date="2018-01-30T23:06:00Z">
              <w:rPr>
                <w:rFonts w:ascii="Times New Roman" w:hAnsi="Times New Roman"/>
              </w:rPr>
            </w:rPrChange>
          </w:rPr>
          <w:t>utilizadas na plataforma</w:t>
        </w:r>
      </w:ins>
      <w:ins w:id="75" w:author="THIAGO LUIS SILVA FORTUNATO" w:date="2018-01-30T22:46:00Z">
        <w:r w:rsidR="00E62663" w:rsidRPr="00E62663">
          <w:rPr>
            <w:rFonts w:ascii="Times New Roman" w:hAnsi="Times New Roman"/>
            <w:color w:val="auto"/>
            <w:rPrChange w:id="76" w:author="THIAGO LUIS SILVA FORTUNATO" w:date="2018-01-30T23:06:00Z">
              <w:rPr>
                <w:rFonts w:ascii="Times New Roman" w:hAnsi="Times New Roman"/>
              </w:rPr>
            </w:rPrChange>
          </w:rPr>
          <w:t>, colocando em produção todos serviços</w:t>
        </w:r>
      </w:ins>
      <w:ins w:id="77" w:author="THIAGO LUIS SILVA FORTUNATO" w:date="2018-01-30T22:47:00Z">
        <w:r w:rsidR="00E62663" w:rsidRPr="00E62663">
          <w:rPr>
            <w:rFonts w:ascii="Times New Roman" w:hAnsi="Times New Roman"/>
            <w:color w:val="auto"/>
            <w:rPrChange w:id="78" w:author="THIAGO LUIS SILVA FORTUNATO" w:date="2018-01-30T23:06:00Z">
              <w:rPr>
                <w:rFonts w:ascii="Times New Roman" w:hAnsi="Times New Roman"/>
              </w:rPr>
            </w:rPrChange>
          </w:rPr>
          <w:t>.</w:t>
        </w:r>
      </w:ins>
    </w:p>
    <w:p w14:paraId="76C06A4A" w14:textId="238B87D1" w:rsidR="008B7803" w:rsidRPr="00E6266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auto"/>
          <w:szCs w:val="28"/>
          <w:rPrChange w:id="79" w:author="THIAGO LUIS SILVA FORTUNATO" w:date="2018-01-30T23:06:00Z">
            <w:rPr>
              <w:rFonts w:ascii="Times New Roman" w:eastAsia="Times New Roman" w:hAnsi="Times New Roman" w:cs="Times New Roman"/>
              <w:bCs/>
              <w:szCs w:val="28"/>
            </w:rPr>
          </w:rPrChange>
        </w:rPr>
      </w:pPr>
      <w:r w:rsidRPr="00E62663">
        <w:rPr>
          <w:rFonts w:ascii="Times New Roman" w:eastAsia="Times New Roman" w:hAnsi="Times New Roman" w:cs="Times New Roman"/>
          <w:bCs/>
          <w:color w:val="auto"/>
          <w:szCs w:val="28"/>
          <w:rPrChange w:id="80" w:author="THIAGO LUIS SILVA FORTUNATO" w:date="2018-01-30T23:06:00Z">
            <w:rPr>
              <w:rFonts w:ascii="Times New Roman" w:eastAsia="Times New Roman" w:hAnsi="Times New Roman" w:cs="Times New Roman"/>
              <w:bCs/>
              <w:szCs w:val="28"/>
            </w:rPr>
          </w:rPrChange>
        </w:rPr>
        <w:tab/>
      </w:r>
      <w:del w:id="81" w:author="THIAGO LUIS SILVA FORTUNATO" w:date="2018-01-30T23:01:00Z">
        <w:r w:rsidRPr="00E62663" w:rsidDel="00E62663">
          <w:rPr>
            <w:rFonts w:ascii="Times New Roman" w:eastAsia="Times New Roman" w:hAnsi="Times New Roman" w:cs="Times New Roman"/>
            <w:bCs/>
            <w:color w:val="auto"/>
            <w:szCs w:val="28"/>
            <w:rPrChange w:id="82" w:author="THIAGO LUIS SILVA FORTUNATO" w:date="2018-01-30T23:06:00Z">
              <w:rPr>
                <w:rFonts w:ascii="Times New Roman" w:eastAsia="Times New Roman" w:hAnsi="Times New Roman" w:cs="Times New Roman"/>
                <w:bCs/>
                <w:szCs w:val="28"/>
              </w:rPr>
            </w:rPrChange>
          </w:rPr>
          <w:delText>Sendo o finalmente executado o comando “docker-compose up”, colocando em produção todos containers definidos dentro do documento docler-compose.yml.</w:delText>
        </w:r>
      </w:del>
    </w:p>
    <w:p w14:paraId="4EBA8F0B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660E8411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5DD6ADA8" wp14:editId="0FD0E6C4">
            <wp:extent cx="5410312" cy="2076450"/>
            <wp:effectExtent l="0" t="0" r="0" b="0"/>
            <wp:docPr id="10" name="Image16" descr="C:\Users\Thiago Fortunato\AppData\Local\Microsoft\Windows\INetCache\Content.Word\w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C:\Users\Thiago Fortunato\AppData\Local\Microsoft\Windows\INetCache\Content.Word\web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0138" t="25686" r="20443" b="36597"/>
                    <a:stretch/>
                  </pic:blipFill>
                  <pic:spPr bwMode="auto">
                    <a:xfrm>
                      <a:off x="0" y="0"/>
                      <a:ext cx="5423024" cy="208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6FAB" w14:textId="77777777" w:rsidR="008B7803" w:rsidRDefault="008B7803">
      <w:pPr>
        <w:spacing w:line="360" w:lineRule="auto"/>
        <w:jc w:val="both"/>
      </w:pPr>
    </w:p>
    <w:sectPr w:rsidR="008B7803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A3242" w14:textId="77777777" w:rsidR="0072034F" w:rsidRDefault="0072034F" w:rsidP="00FD2AD2">
      <w:r>
        <w:separator/>
      </w:r>
    </w:p>
  </w:endnote>
  <w:endnote w:type="continuationSeparator" w:id="0">
    <w:p w14:paraId="14717735" w14:textId="77777777" w:rsidR="0072034F" w:rsidRDefault="0072034F" w:rsidP="00FD2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96DE8" w14:textId="77777777" w:rsidR="0072034F" w:rsidRDefault="0072034F" w:rsidP="00FD2AD2">
      <w:r>
        <w:separator/>
      </w:r>
    </w:p>
  </w:footnote>
  <w:footnote w:type="continuationSeparator" w:id="0">
    <w:p w14:paraId="4F80A6E2" w14:textId="77777777" w:rsidR="0072034F" w:rsidRDefault="0072034F" w:rsidP="00FD2AD2">
      <w:r>
        <w:continuationSeparator/>
      </w:r>
    </w:p>
  </w:footnote>
  <w:footnote w:id="1">
    <w:p w14:paraId="0AD1BBFA" w14:textId="7B3DE541" w:rsidR="00E62663" w:rsidRPr="00E62663" w:rsidRDefault="00E62663">
      <w:pPr>
        <w:pStyle w:val="Textodenotaderodap"/>
        <w:rPr>
          <w:color w:val="auto"/>
          <w:rPrChange w:id="33" w:author="THIAGO LUIS SILVA FORTUNATO" w:date="2018-01-30T23:06:00Z">
            <w:rPr/>
          </w:rPrChange>
        </w:rPr>
      </w:pPr>
      <w:ins w:id="34" w:author="THIAGO LUIS SILVA FORTUNATO" w:date="2018-01-30T23:01:00Z">
        <w:r w:rsidRPr="00E62663">
          <w:rPr>
            <w:rStyle w:val="Refdenotaderodap"/>
            <w:color w:val="auto"/>
            <w:rPrChange w:id="35" w:author="THIAGO LUIS SILVA FORTUNATO" w:date="2018-01-30T23:06:00Z">
              <w:rPr>
                <w:rStyle w:val="Refdenotaderodap"/>
              </w:rPr>
            </w:rPrChange>
          </w:rPr>
          <w:footnoteRef/>
        </w:r>
        <w:r w:rsidRPr="00E62663">
          <w:rPr>
            <w:color w:val="auto"/>
            <w:rPrChange w:id="36" w:author="THIAGO LUIS SILVA FORTUNATO" w:date="2018-01-30T23:06:00Z">
              <w:rPr/>
            </w:rPrChange>
          </w:rPr>
          <w:t xml:space="preserve"> Docker Hub: Repositório onde s</w:t>
        </w:r>
      </w:ins>
      <w:ins w:id="37" w:author="THIAGO LUIS SILVA FORTUNATO" w:date="2018-01-30T23:02:00Z">
        <w:r w:rsidRPr="00E62663">
          <w:rPr>
            <w:color w:val="auto"/>
            <w:rPrChange w:id="38" w:author="THIAGO LUIS SILVA FORTUNATO" w:date="2018-01-30T23:06:00Z">
              <w:rPr/>
            </w:rPrChange>
          </w:rPr>
          <w:t>ão armazenadas todas Imagens Docker,</w:t>
        </w:r>
      </w:ins>
      <w:ins w:id="39" w:author="THIAGO LUIS SILVA FORTUNATO" w:date="2018-01-30T23:04:00Z">
        <w:r w:rsidRPr="00E62663">
          <w:rPr>
            <w:color w:val="auto"/>
            <w:rPrChange w:id="40" w:author="THIAGO LUIS SILVA FORTUNATO" w:date="2018-01-30T23:06:00Z">
              <w:rPr/>
            </w:rPrChange>
          </w:rPr>
          <w:t xml:space="preserve"> as Imag</w:t>
        </w:r>
      </w:ins>
      <w:ins w:id="41" w:author="THIAGO LUIS SILVA FORTUNATO" w:date="2018-01-30T23:05:00Z">
        <w:r w:rsidRPr="00E62663">
          <w:rPr>
            <w:color w:val="auto"/>
            <w:rPrChange w:id="42" w:author="THIAGO LUIS SILVA FORTUNATO" w:date="2018-01-30T23:06:00Z">
              <w:rPr/>
            </w:rPrChange>
          </w:rPr>
          <w:t xml:space="preserve">ens utilizadas na plataforma podem ser encontradas através do link: </w:t>
        </w:r>
      </w:ins>
      <w:ins w:id="43" w:author="THIAGO LUIS SILVA FORTUNATO" w:date="2018-01-30T23:06:00Z">
        <w:r w:rsidRPr="00E62663">
          <w:rPr>
            <w:color w:val="auto"/>
            <w:rPrChange w:id="44" w:author="THIAGO LUIS SILVA FORTUNATO" w:date="2018-01-30T23:06:00Z">
              <w:rPr/>
            </w:rPrChange>
          </w:rPr>
          <w:fldChar w:fldCharType="begin"/>
        </w:r>
        <w:r w:rsidRPr="00E62663">
          <w:rPr>
            <w:color w:val="auto"/>
            <w:rPrChange w:id="45" w:author="THIAGO LUIS SILVA FORTUNATO" w:date="2018-01-30T23:06:00Z">
              <w:rPr/>
            </w:rPrChange>
          </w:rPr>
          <w:instrText xml:space="preserve"> HYPERLINK "</w:instrText>
        </w:r>
      </w:ins>
      <w:ins w:id="46" w:author="THIAGO LUIS SILVA FORTUNATO" w:date="2018-01-30T23:05:00Z">
        <w:r w:rsidRPr="00E62663">
          <w:rPr>
            <w:color w:val="auto"/>
            <w:rPrChange w:id="47" w:author="THIAGO LUIS SILVA FORTUNATO" w:date="2018-01-30T23:06:00Z">
              <w:rPr/>
            </w:rPrChange>
          </w:rPr>
          <w:instrText>https://hub.docker.com/r/thiagolsfortunato/[nome_da</w:instrText>
        </w:r>
      </w:ins>
      <w:ins w:id="48" w:author="THIAGO LUIS SILVA FORTUNATO" w:date="2018-01-30T23:06:00Z">
        <w:r w:rsidRPr="00E62663">
          <w:rPr>
            <w:color w:val="auto"/>
            <w:rPrChange w:id="49" w:author="THIAGO LUIS SILVA FORTUNATO" w:date="2018-01-30T23:06:00Z">
              <w:rPr/>
            </w:rPrChange>
          </w:rPr>
          <w:instrText>_imagem</w:instrText>
        </w:r>
      </w:ins>
      <w:ins w:id="50" w:author="THIAGO LUIS SILVA FORTUNATO" w:date="2018-01-30T23:05:00Z">
        <w:r w:rsidRPr="00E62663">
          <w:rPr>
            <w:color w:val="auto"/>
            <w:rPrChange w:id="51" w:author="THIAGO LUIS SILVA FORTUNATO" w:date="2018-01-30T23:06:00Z">
              <w:rPr/>
            </w:rPrChange>
          </w:rPr>
          <w:instrText>]</w:instrText>
        </w:r>
      </w:ins>
      <w:ins w:id="52" w:author="THIAGO LUIS SILVA FORTUNATO" w:date="2018-01-30T23:06:00Z">
        <w:r w:rsidRPr="00E62663">
          <w:rPr>
            <w:color w:val="auto"/>
            <w:rPrChange w:id="53" w:author="THIAGO LUIS SILVA FORTUNATO" w:date="2018-01-30T23:06:00Z">
              <w:rPr/>
            </w:rPrChange>
          </w:rPr>
          <w:instrText xml:space="preserve">/" </w:instrText>
        </w:r>
        <w:r w:rsidRPr="00E62663">
          <w:rPr>
            <w:color w:val="auto"/>
            <w:rPrChange w:id="54" w:author="THIAGO LUIS SILVA FORTUNATO" w:date="2018-01-30T23:06:00Z">
              <w:rPr/>
            </w:rPrChange>
          </w:rPr>
          <w:fldChar w:fldCharType="separate"/>
        </w:r>
      </w:ins>
      <w:ins w:id="55" w:author="THIAGO LUIS SILVA FORTUNATO" w:date="2018-01-30T23:05:00Z">
        <w:r w:rsidRPr="00E62663">
          <w:rPr>
            <w:rStyle w:val="Hyperlink"/>
            <w:color w:val="auto"/>
            <w:rPrChange w:id="56" w:author="THIAGO LUIS SILVA FORTUNATO" w:date="2018-01-30T23:06:00Z">
              <w:rPr>
                <w:rStyle w:val="Hyperlink"/>
              </w:rPr>
            </w:rPrChange>
          </w:rPr>
          <w:t>https://hub.docker.com/r/thiagolsfortunato/[nome_da</w:t>
        </w:r>
      </w:ins>
      <w:ins w:id="57" w:author="THIAGO LUIS SILVA FORTUNATO" w:date="2018-01-30T23:06:00Z">
        <w:r w:rsidRPr="00E62663">
          <w:rPr>
            <w:rStyle w:val="Hyperlink"/>
            <w:color w:val="auto"/>
            <w:rPrChange w:id="58" w:author="THIAGO LUIS SILVA FORTUNATO" w:date="2018-01-30T23:06:00Z">
              <w:rPr>
                <w:rStyle w:val="Hyperlink"/>
              </w:rPr>
            </w:rPrChange>
          </w:rPr>
          <w:t>_imagem</w:t>
        </w:r>
      </w:ins>
      <w:ins w:id="59" w:author="THIAGO LUIS SILVA FORTUNATO" w:date="2018-01-30T23:05:00Z">
        <w:r w:rsidRPr="00E62663">
          <w:rPr>
            <w:rStyle w:val="Hyperlink"/>
            <w:color w:val="auto"/>
            <w:rPrChange w:id="60" w:author="THIAGO LUIS SILVA FORTUNATO" w:date="2018-01-30T23:06:00Z">
              <w:rPr>
                <w:rStyle w:val="Hyperlink"/>
              </w:rPr>
            </w:rPrChange>
          </w:rPr>
          <w:t>]</w:t>
        </w:r>
      </w:ins>
      <w:ins w:id="61" w:author="THIAGO LUIS SILVA FORTUNATO" w:date="2018-01-30T23:06:00Z">
        <w:r w:rsidRPr="00E62663">
          <w:rPr>
            <w:rStyle w:val="Hyperlink"/>
            <w:color w:val="auto"/>
            <w:rPrChange w:id="62" w:author="THIAGO LUIS SILVA FORTUNATO" w:date="2018-01-30T23:06:00Z">
              <w:rPr>
                <w:rStyle w:val="Hyperlink"/>
              </w:rPr>
            </w:rPrChange>
          </w:rPr>
          <w:t>/</w:t>
        </w:r>
        <w:r w:rsidRPr="00E62663">
          <w:rPr>
            <w:color w:val="auto"/>
            <w:rPrChange w:id="63" w:author="THIAGO LUIS SILVA FORTUNATO" w:date="2018-01-30T23:06:00Z">
              <w:rPr/>
            </w:rPrChange>
          </w:rPr>
          <w:fldChar w:fldCharType="end"/>
        </w:r>
        <w:r w:rsidRPr="00E62663">
          <w:rPr>
            <w:color w:val="auto"/>
            <w:rPrChange w:id="64" w:author="THIAGO LUIS SILVA FORTUNATO" w:date="2018-01-30T23:06:00Z">
              <w:rPr/>
            </w:rPrChange>
          </w:rPr>
          <w:t>.</w:t>
        </w:r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53765"/>
    <w:multiLevelType w:val="multilevel"/>
    <w:tmpl w:val="9076A6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49D95171"/>
    <w:multiLevelType w:val="multilevel"/>
    <w:tmpl w:val="0CF0D8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D557A7D"/>
    <w:multiLevelType w:val="hybridMultilevel"/>
    <w:tmpl w:val="CA20C5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C4C17"/>
    <w:multiLevelType w:val="multilevel"/>
    <w:tmpl w:val="9076A6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782C7C06"/>
    <w:multiLevelType w:val="multilevel"/>
    <w:tmpl w:val="9076A6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789546ED"/>
    <w:multiLevelType w:val="hybridMultilevel"/>
    <w:tmpl w:val="FD820960"/>
    <w:lvl w:ilvl="0" w:tplc="972CE4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1" w:tplc="972CE4CA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HIAGO LUIS SILVA FORTUNATO">
    <w15:presenceInfo w15:providerId="None" w15:userId="THIAGO LUIS SILVA FORTUNA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03"/>
    <w:rsid w:val="0000037D"/>
    <w:rsid w:val="00186658"/>
    <w:rsid w:val="00192EE8"/>
    <w:rsid w:val="002C5F74"/>
    <w:rsid w:val="00396C6B"/>
    <w:rsid w:val="00480425"/>
    <w:rsid w:val="00502E20"/>
    <w:rsid w:val="005B4C53"/>
    <w:rsid w:val="006678BA"/>
    <w:rsid w:val="006E24A0"/>
    <w:rsid w:val="006E3CA4"/>
    <w:rsid w:val="0072034F"/>
    <w:rsid w:val="00770C75"/>
    <w:rsid w:val="00844E01"/>
    <w:rsid w:val="008B7803"/>
    <w:rsid w:val="009229E7"/>
    <w:rsid w:val="00A2601E"/>
    <w:rsid w:val="00A30F67"/>
    <w:rsid w:val="00A858BF"/>
    <w:rsid w:val="00B47DFA"/>
    <w:rsid w:val="00BE453F"/>
    <w:rsid w:val="00D2746E"/>
    <w:rsid w:val="00DC26A8"/>
    <w:rsid w:val="00DC5DE4"/>
    <w:rsid w:val="00E62663"/>
    <w:rsid w:val="00FA05FD"/>
    <w:rsid w:val="00FD2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06A6E"/>
  <w15:docId w15:val="{AEAA4C28-DAA7-4183-9226-DA3821A6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0037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C26A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B4C53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customStyle="1" w:styleId="apple-converted-space">
    <w:name w:val="apple-converted-space"/>
    <w:basedOn w:val="Fontepargpadro"/>
    <w:qFormat/>
    <w:rsid w:val="0000037D"/>
  </w:style>
  <w:style w:type="paragraph" w:customStyle="1" w:styleId="Default">
    <w:name w:val="Default"/>
    <w:qFormat/>
    <w:rsid w:val="0000037D"/>
    <w:pPr>
      <w:suppressAutoHyphens/>
      <w:overflowPunct w:val="0"/>
    </w:pPr>
    <w:rPr>
      <w:rFonts w:ascii="Times New Roman" w:eastAsia="Droid Sans Fallback" w:hAnsi="Times New Roman" w:cs="Times New Roman"/>
      <w:color w:val="000000"/>
      <w:sz w:val="24"/>
      <w:lang w:eastAsia="en-US" w:bidi="ar-SA"/>
    </w:rPr>
  </w:style>
  <w:style w:type="paragraph" w:styleId="PargrafodaLista">
    <w:name w:val="List Paragraph"/>
    <w:basedOn w:val="Normal"/>
    <w:uiPriority w:val="34"/>
    <w:qFormat/>
    <w:rsid w:val="0000037D"/>
    <w:pPr>
      <w:ind w:left="720"/>
      <w:contextualSpacing/>
    </w:pPr>
    <w:rPr>
      <w:rFonts w:cs="Mangal"/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00037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Ttulo2Char">
    <w:name w:val="Título 2 Char"/>
    <w:basedOn w:val="Fontepargpadro"/>
    <w:link w:val="Ttulo2"/>
    <w:uiPriority w:val="9"/>
    <w:rsid w:val="00DC26A8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Ttulo3Char">
    <w:name w:val="Título 3 Char"/>
    <w:basedOn w:val="Fontepargpadro"/>
    <w:link w:val="Ttulo3"/>
    <w:uiPriority w:val="9"/>
    <w:rsid w:val="005B4C53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FD2AD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FD2AD2"/>
    <w:rPr>
      <w:rFonts w:cs="Mangal"/>
      <w:color w:val="00000A"/>
      <w:sz w:val="24"/>
      <w:szCs w:val="21"/>
    </w:rPr>
  </w:style>
  <w:style w:type="paragraph" w:styleId="Rodap">
    <w:name w:val="footer"/>
    <w:basedOn w:val="Normal"/>
    <w:link w:val="RodapChar"/>
    <w:uiPriority w:val="99"/>
    <w:unhideWhenUsed/>
    <w:rsid w:val="00FD2AD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FD2AD2"/>
    <w:rPr>
      <w:rFonts w:cs="Mangal"/>
      <w:color w:val="00000A"/>
      <w:sz w:val="24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FD2AD2"/>
    <w:pPr>
      <w:spacing w:line="259" w:lineRule="auto"/>
      <w:outlineLvl w:val="9"/>
    </w:pPr>
    <w:rPr>
      <w:rFonts w:cstheme="majorBidi"/>
      <w:szCs w:val="3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FD2AD2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FD2AD2"/>
    <w:pPr>
      <w:spacing w:after="100"/>
      <w:ind w:left="240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FD2AD2"/>
    <w:pPr>
      <w:spacing w:after="100"/>
      <w:ind w:left="48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FD2AD2"/>
    <w:rPr>
      <w:color w:val="0563C1" w:themeColor="hyperlink"/>
      <w:u w:val="single"/>
    </w:rPr>
  </w:style>
  <w:style w:type="paragraph" w:styleId="Textodecomentrio">
    <w:name w:val="annotation text"/>
    <w:basedOn w:val="Normal"/>
    <w:link w:val="TextodecomentrioChar"/>
    <w:semiHidden/>
    <w:unhideWhenUsed/>
    <w:qFormat/>
    <w:rsid w:val="00A858BF"/>
    <w:pPr>
      <w:suppressAutoHyphens/>
      <w:overflowPunct w:val="0"/>
      <w:spacing w:after="160"/>
    </w:pPr>
    <w:rPr>
      <w:rFonts w:ascii="Calibri" w:eastAsia="Droid Sans Fallback" w:hAnsi="Calibri" w:cs="Calibri"/>
      <w:sz w:val="20"/>
      <w:szCs w:val="20"/>
      <w:lang w:eastAsia="en-US" w:bidi="ar-SA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858BF"/>
    <w:rPr>
      <w:rFonts w:ascii="Calibri" w:eastAsia="Droid Sans Fallback" w:hAnsi="Calibri" w:cs="Calibri"/>
      <w:color w:val="00000A"/>
      <w:szCs w:val="20"/>
      <w:lang w:eastAsia="en-US" w:bidi="ar-SA"/>
    </w:rPr>
  </w:style>
  <w:style w:type="character" w:styleId="Refdecomentrio">
    <w:name w:val="annotation reference"/>
    <w:basedOn w:val="Fontepargpadro"/>
    <w:semiHidden/>
    <w:unhideWhenUsed/>
    <w:qFormat/>
    <w:rsid w:val="00A858BF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858BF"/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58BF"/>
    <w:rPr>
      <w:rFonts w:ascii="Segoe UI" w:hAnsi="Segoe UI" w:cs="Mangal"/>
      <w:color w:val="00000A"/>
      <w:sz w:val="18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858BF"/>
    <w:rPr>
      <w:rFonts w:cs="Mangal"/>
      <w:sz w:val="20"/>
      <w:szCs w:val="18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858BF"/>
    <w:rPr>
      <w:rFonts w:cs="Mangal"/>
      <w:color w:val="00000A"/>
      <w:szCs w:val="18"/>
    </w:rPr>
  </w:style>
  <w:style w:type="character" w:styleId="Refdenotadefim">
    <w:name w:val="endnote reference"/>
    <w:basedOn w:val="Fontepargpadro"/>
    <w:uiPriority w:val="99"/>
    <w:semiHidden/>
    <w:unhideWhenUsed/>
    <w:rsid w:val="00A858B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92EE8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92EE8"/>
    <w:rPr>
      <w:rFonts w:cs="Mangal"/>
      <w:color w:val="00000A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192EE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E6266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9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210BF-7591-4CC2-BC8C-38CF1DAE3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975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Fortunato</dc:creator>
  <cp:keywords/>
  <dc:description/>
  <cp:lastModifiedBy>THIAGO LUIS SILVA FORTUNATO</cp:lastModifiedBy>
  <cp:revision>1</cp:revision>
  <dcterms:created xsi:type="dcterms:W3CDTF">2017-10-30T21:29:00Z</dcterms:created>
  <dcterms:modified xsi:type="dcterms:W3CDTF">2018-01-31T01:18:00Z</dcterms:modified>
  <dc:language>pt-BR</dc:language>
</cp:coreProperties>
</file>