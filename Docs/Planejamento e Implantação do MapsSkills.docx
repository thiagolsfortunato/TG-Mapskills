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AF1FB6" w14:textId="77777777" w:rsidR="00200A81" w:rsidRDefault="00573AFD">
      <w:pPr>
        <w:pStyle w:val="Default"/>
        <w:spacing w:line="360" w:lineRule="auto"/>
        <w:jc w:val="center"/>
        <w:rPr>
          <w:b/>
          <w:bCs/>
          <w:sz w:val="28"/>
          <w:szCs w:val="28"/>
        </w:rPr>
      </w:pPr>
      <w:r>
        <w:rPr>
          <w:b/>
          <w:bCs/>
          <w:sz w:val="28"/>
          <w:szCs w:val="28"/>
        </w:rPr>
        <w:t>FACULDADE DE TECNOLOGIA DE SÃO JOSÉ DOS CAMPOS</w:t>
      </w:r>
    </w:p>
    <w:p w14:paraId="0C607445"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FATEC PROFESSOR JESSEN VIDAL</w:t>
      </w:r>
    </w:p>
    <w:p w14:paraId="6B5924CD" w14:textId="77777777" w:rsidR="00200A81" w:rsidRDefault="00200A81">
      <w:pPr>
        <w:spacing w:after="0" w:line="360" w:lineRule="auto"/>
        <w:jc w:val="center"/>
        <w:rPr>
          <w:rFonts w:ascii="Times New Roman" w:hAnsi="Times New Roman" w:cs="Times New Roman"/>
          <w:b/>
          <w:bCs/>
          <w:color w:val="000000"/>
          <w:sz w:val="28"/>
          <w:szCs w:val="28"/>
        </w:rPr>
      </w:pPr>
    </w:p>
    <w:p w14:paraId="55E5ACFB" w14:textId="77777777" w:rsidR="00200A81" w:rsidRDefault="00200A81">
      <w:pPr>
        <w:spacing w:after="0" w:line="360" w:lineRule="auto"/>
        <w:jc w:val="center"/>
        <w:rPr>
          <w:rFonts w:ascii="Times New Roman" w:hAnsi="Times New Roman" w:cs="Times New Roman"/>
          <w:b/>
          <w:bCs/>
          <w:color w:val="000000"/>
          <w:sz w:val="28"/>
          <w:szCs w:val="28"/>
        </w:rPr>
      </w:pPr>
    </w:p>
    <w:p w14:paraId="6729F139" w14:textId="77777777" w:rsidR="00200A81" w:rsidRDefault="00200A81">
      <w:pPr>
        <w:spacing w:after="0" w:line="360" w:lineRule="auto"/>
        <w:jc w:val="center"/>
        <w:rPr>
          <w:rFonts w:ascii="Times New Roman" w:hAnsi="Times New Roman" w:cs="Times New Roman"/>
          <w:b/>
          <w:bCs/>
          <w:color w:val="000000"/>
          <w:sz w:val="28"/>
          <w:szCs w:val="28"/>
        </w:rPr>
      </w:pPr>
    </w:p>
    <w:p w14:paraId="4F1801F4" w14:textId="77777777" w:rsidR="00200A81" w:rsidRDefault="00200A81">
      <w:pPr>
        <w:spacing w:after="0" w:line="360" w:lineRule="auto"/>
        <w:jc w:val="center"/>
        <w:rPr>
          <w:rFonts w:ascii="Times New Roman" w:hAnsi="Times New Roman" w:cs="Times New Roman"/>
          <w:b/>
          <w:bCs/>
          <w:color w:val="000000"/>
          <w:sz w:val="28"/>
          <w:szCs w:val="28"/>
        </w:rPr>
      </w:pPr>
    </w:p>
    <w:p w14:paraId="670FDD35" w14:textId="77777777" w:rsidR="00200A81" w:rsidRDefault="00200A81">
      <w:pPr>
        <w:spacing w:after="0" w:line="360" w:lineRule="auto"/>
        <w:jc w:val="center"/>
        <w:rPr>
          <w:rFonts w:ascii="Times New Roman" w:hAnsi="Times New Roman" w:cs="Times New Roman"/>
          <w:b/>
          <w:bCs/>
          <w:color w:val="000000"/>
          <w:sz w:val="28"/>
          <w:szCs w:val="28"/>
        </w:rPr>
      </w:pPr>
    </w:p>
    <w:p w14:paraId="66A625D9" w14:textId="77777777" w:rsidR="00200A81" w:rsidRDefault="00200A81">
      <w:pPr>
        <w:spacing w:after="0" w:line="360" w:lineRule="auto"/>
        <w:jc w:val="center"/>
        <w:rPr>
          <w:rFonts w:ascii="Times New Roman" w:hAnsi="Times New Roman" w:cs="Times New Roman"/>
          <w:b/>
          <w:bCs/>
          <w:color w:val="000000"/>
          <w:sz w:val="28"/>
          <w:szCs w:val="28"/>
        </w:rPr>
      </w:pPr>
    </w:p>
    <w:p w14:paraId="0F06E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THIAGO LUIS SILVA FORTUNATO</w:t>
      </w:r>
    </w:p>
    <w:p w14:paraId="182813CF" w14:textId="77777777" w:rsidR="00200A81" w:rsidRDefault="00200A81">
      <w:pPr>
        <w:spacing w:after="0" w:line="360" w:lineRule="auto"/>
        <w:jc w:val="center"/>
        <w:rPr>
          <w:rFonts w:ascii="Times New Roman" w:hAnsi="Times New Roman" w:cs="Times New Roman"/>
          <w:b/>
          <w:bCs/>
          <w:color w:val="000000"/>
          <w:sz w:val="28"/>
          <w:szCs w:val="28"/>
        </w:rPr>
      </w:pPr>
    </w:p>
    <w:p w14:paraId="548CA020" w14:textId="77777777" w:rsidR="00200A81" w:rsidRDefault="00200A81">
      <w:pPr>
        <w:spacing w:after="0" w:line="360" w:lineRule="auto"/>
        <w:jc w:val="center"/>
        <w:rPr>
          <w:rFonts w:ascii="Times New Roman" w:hAnsi="Times New Roman" w:cs="Times New Roman"/>
          <w:b/>
          <w:bCs/>
          <w:color w:val="000000"/>
          <w:sz w:val="28"/>
          <w:szCs w:val="28"/>
        </w:rPr>
      </w:pPr>
    </w:p>
    <w:p w14:paraId="31E7C0BF" w14:textId="77777777" w:rsidR="00200A81" w:rsidRDefault="00200A81">
      <w:pPr>
        <w:spacing w:after="0" w:line="360" w:lineRule="auto"/>
        <w:jc w:val="center"/>
        <w:rPr>
          <w:rFonts w:ascii="Times New Roman" w:hAnsi="Times New Roman" w:cs="Times New Roman"/>
          <w:b/>
          <w:bCs/>
          <w:color w:val="000000"/>
          <w:sz w:val="28"/>
          <w:szCs w:val="28"/>
        </w:rPr>
      </w:pPr>
    </w:p>
    <w:p w14:paraId="22DA200D" w14:textId="77777777" w:rsidR="00200A81" w:rsidRDefault="00200A81">
      <w:pPr>
        <w:spacing w:after="0" w:line="360" w:lineRule="auto"/>
        <w:jc w:val="center"/>
        <w:rPr>
          <w:rFonts w:ascii="Times New Roman" w:hAnsi="Times New Roman" w:cs="Times New Roman"/>
          <w:b/>
          <w:bCs/>
          <w:color w:val="000000"/>
          <w:sz w:val="28"/>
          <w:szCs w:val="28"/>
        </w:rPr>
      </w:pPr>
    </w:p>
    <w:p w14:paraId="250C6333" w14:textId="77777777" w:rsidR="00200A81" w:rsidRDefault="00200A81">
      <w:pPr>
        <w:spacing w:after="0" w:line="360" w:lineRule="auto"/>
        <w:jc w:val="center"/>
        <w:rPr>
          <w:rFonts w:ascii="Times New Roman" w:hAnsi="Times New Roman" w:cs="Times New Roman"/>
          <w:b/>
          <w:bCs/>
          <w:color w:val="000000"/>
          <w:sz w:val="28"/>
          <w:szCs w:val="28"/>
        </w:rPr>
      </w:pPr>
    </w:p>
    <w:p w14:paraId="67465226" w14:textId="77777777" w:rsidR="00200A81" w:rsidRDefault="00200A81">
      <w:pPr>
        <w:spacing w:after="0" w:line="360" w:lineRule="auto"/>
        <w:jc w:val="center"/>
        <w:rPr>
          <w:rFonts w:ascii="Times New Roman" w:hAnsi="Times New Roman" w:cs="Times New Roman"/>
          <w:b/>
          <w:bCs/>
          <w:color w:val="000000"/>
          <w:sz w:val="28"/>
          <w:szCs w:val="28"/>
        </w:rPr>
      </w:pPr>
    </w:p>
    <w:p w14:paraId="0FCA659B"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62A8B111"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7C9DB722" w14:textId="77777777" w:rsidR="00200A81" w:rsidRDefault="00200A81">
      <w:pPr>
        <w:spacing w:after="0" w:line="360" w:lineRule="auto"/>
        <w:jc w:val="center"/>
        <w:rPr>
          <w:rFonts w:ascii="Times New Roman" w:hAnsi="Times New Roman" w:cs="Times New Roman"/>
          <w:b/>
          <w:bCs/>
          <w:color w:val="000000"/>
          <w:sz w:val="28"/>
          <w:szCs w:val="28"/>
        </w:rPr>
      </w:pPr>
    </w:p>
    <w:p w14:paraId="49878B03" w14:textId="77777777" w:rsidR="00200A81" w:rsidRDefault="00200A81">
      <w:pPr>
        <w:spacing w:after="0" w:line="360" w:lineRule="auto"/>
        <w:jc w:val="center"/>
        <w:rPr>
          <w:rFonts w:ascii="Times New Roman" w:hAnsi="Times New Roman" w:cs="Times New Roman"/>
          <w:b/>
          <w:bCs/>
          <w:color w:val="000000"/>
          <w:sz w:val="28"/>
          <w:szCs w:val="28"/>
        </w:rPr>
      </w:pPr>
    </w:p>
    <w:p w14:paraId="6FECCF13" w14:textId="77777777" w:rsidR="00200A81" w:rsidRDefault="00200A81">
      <w:pPr>
        <w:spacing w:after="0" w:line="360" w:lineRule="auto"/>
        <w:jc w:val="center"/>
        <w:rPr>
          <w:rFonts w:ascii="Times New Roman" w:hAnsi="Times New Roman" w:cs="Times New Roman"/>
          <w:b/>
          <w:bCs/>
          <w:color w:val="000000"/>
          <w:sz w:val="28"/>
          <w:szCs w:val="28"/>
        </w:rPr>
      </w:pPr>
    </w:p>
    <w:p w14:paraId="6AD0F5B3" w14:textId="77777777" w:rsidR="00200A81" w:rsidRDefault="00200A81">
      <w:pPr>
        <w:spacing w:after="0" w:line="360" w:lineRule="auto"/>
        <w:jc w:val="center"/>
        <w:rPr>
          <w:rFonts w:ascii="Times New Roman" w:hAnsi="Times New Roman" w:cs="Times New Roman"/>
          <w:b/>
          <w:bCs/>
          <w:color w:val="000000"/>
          <w:sz w:val="28"/>
          <w:szCs w:val="28"/>
        </w:rPr>
      </w:pPr>
    </w:p>
    <w:p w14:paraId="6D6EC025" w14:textId="77777777" w:rsidR="00200A81" w:rsidRDefault="00200A81">
      <w:pPr>
        <w:spacing w:after="0" w:line="360" w:lineRule="auto"/>
        <w:jc w:val="center"/>
        <w:rPr>
          <w:rFonts w:ascii="Times New Roman" w:hAnsi="Times New Roman" w:cs="Times New Roman"/>
          <w:b/>
          <w:bCs/>
          <w:color w:val="000000"/>
          <w:sz w:val="28"/>
          <w:szCs w:val="28"/>
        </w:rPr>
      </w:pPr>
    </w:p>
    <w:p w14:paraId="4CCE4FD7" w14:textId="77777777" w:rsidR="00200A81" w:rsidRDefault="00200A81">
      <w:pPr>
        <w:spacing w:after="0" w:line="360" w:lineRule="auto"/>
        <w:jc w:val="center"/>
        <w:rPr>
          <w:rFonts w:ascii="Times New Roman" w:hAnsi="Times New Roman" w:cs="Times New Roman"/>
          <w:b/>
          <w:bCs/>
          <w:color w:val="000000"/>
          <w:sz w:val="28"/>
          <w:szCs w:val="28"/>
        </w:rPr>
      </w:pPr>
    </w:p>
    <w:p w14:paraId="21D9C373" w14:textId="77777777" w:rsidR="00200A81" w:rsidRDefault="00200A81">
      <w:pPr>
        <w:spacing w:after="0" w:line="360" w:lineRule="auto"/>
        <w:jc w:val="center"/>
        <w:rPr>
          <w:rFonts w:ascii="Times New Roman" w:hAnsi="Times New Roman" w:cs="Times New Roman"/>
          <w:b/>
          <w:bCs/>
          <w:color w:val="000000"/>
          <w:sz w:val="28"/>
          <w:szCs w:val="28"/>
        </w:rPr>
      </w:pPr>
    </w:p>
    <w:p w14:paraId="3A2BCC2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D449312"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ACAE046" w14:textId="77777777" w:rsidR="00200A81" w:rsidRDefault="00200A81">
      <w:pPr>
        <w:spacing w:after="0" w:line="360" w:lineRule="auto"/>
        <w:rPr>
          <w:rFonts w:ascii="Times New Roman" w:eastAsia="Times New Roman" w:hAnsi="Times New Roman" w:cs="Times New Roman"/>
          <w:b/>
          <w:bCs/>
          <w:sz w:val="24"/>
          <w:szCs w:val="24"/>
          <w:lang w:eastAsia="pt-BR"/>
        </w:rPr>
      </w:pPr>
    </w:p>
    <w:p w14:paraId="240AA2E4"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717C6EA" w14:textId="77777777" w:rsidR="00200A81" w:rsidRDefault="00200A81">
      <w:pPr>
        <w:spacing w:after="0" w:line="360" w:lineRule="auto"/>
        <w:rPr>
          <w:rFonts w:ascii="Times New Roman" w:eastAsia="Times New Roman" w:hAnsi="Times New Roman" w:cs="Times New Roman"/>
          <w:b/>
          <w:bCs/>
          <w:sz w:val="24"/>
          <w:szCs w:val="24"/>
          <w:lang w:eastAsia="pt-BR"/>
        </w:rPr>
      </w:pPr>
    </w:p>
    <w:p w14:paraId="7636E0C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25A80C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50BDCA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31D3555"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93D3F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C37C5F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B315C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B58880E"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E68637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5BCB90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413117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6A92E158"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FDBCD41"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São José dos Campos</w:t>
      </w:r>
    </w:p>
    <w:p w14:paraId="4E5DF9C0"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2016</w:t>
      </w:r>
    </w:p>
    <w:p w14:paraId="06430B01" w14:textId="77777777" w:rsidR="00200A81" w:rsidRDefault="00573AFD">
      <w:pPr>
        <w:pStyle w:val="Default"/>
        <w:spacing w:line="360" w:lineRule="auto"/>
        <w:jc w:val="center"/>
        <w:rPr>
          <w:b/>
          <w:bCs/>
          <w:sz w:val="28"/>
          <w:szCs w:val="28"/>
        </w:rPr>
      </w:pPr>
      <w:r>
        <w:rPr>
          <w:b/>
          <w:bCs/>
          <w:sz w:val="28"/>
          <w:szCs w:val="28"/>
        </w:rPr>
        <w:t>THIAGO LUIS SILVA FORTUNATO</w:t>
      </w:r>
    </w:p>
    <w:p w14:paraId="5509C714" w14:textId="77777777" w:rsidR="00200A81" w:rsidRDefault="00200A81">
      <w:pPr>
        <w:spacing w:after="0" w:line="360" w:lineRule="auto"/>
        <w:rPr>
          <w:rFonts w:ascii="Times New Roman" w:hAnsi="Times New Roman" w:cs="Times New Roman"/>
          <w:b/>
          <w:bCs/>
          <w:color w:val="000000"/>
          <w:sz w:val="28"/>
          <w:szCs w:val="28"/>
        </w:rPr>
      </w:pPr>
    </w:p>
    <w:p w14:paraId="7327406D" w14:textId="77777777" w:rsidR="00200A81" w:rsidRDefault="00200A81">
      <w:pPr>
        <w:spacing w:after="0" w:line="360" w:lineRule="auto"/>
        <w:rPr>
          <w:rFonts w:ascii="Times New Roman" w:hAnsi="Times New Roman" w:cs="Times New Roman"/>
          <w:b/>
          <w:bCs/>
          <w:color w:val="000000"/>
          <w:sz w:val="28"/>
          <w:szCs w:val="28"/>
        </w:rPr>
      </w:pPr>
    </w:p>
    <w:p w14:paraId="43DF8098" w14:textId="77777777" w:rsidR="00200A81" w:rsidRDefault="00200A81">
      <w:pPr>
        <w:spacing w:after="0" w:line="360" w:lineRule="auto"/>
        <w:rPr>
          <w:rFonts w:ascii="Times New Roman" w:hAnsi="Times New Roman" w:cs="Times New Roman"/>
          <w:b/>
          <w:bCs/>
          <w:color w:val="000000"/>
          <w:sz w:val="28"/>
          <w:szCs w:val="28"/>
        </w:rPr>
      </w:pPr>
    </w:p>
    <w:p w14:paraId="70552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0F1574C7"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452DA75F" w14:textId="77777777" w:rsidR="00200A81" w:rsidRDefault="00200A81">
      <w:pPr>
        <w:spacing w:after="0" w:line="360" w:lineRule="auto"/>
        <w:rPr>
          <w:rFonts w:ascii="Times New Roman" w:hAnsi="Times New Roman" w:cs="Times New Roman"/>
          <w:color w:val="000000"/>
          <w:sz w:val="23"/>
          <w:szCs w:val="23"/>
        </w:rPr>
      </w:pPr>
    </w:p>
    <w:p w14:paraId="037AC061" w14:textId="77777777" w:rsidR="00200A81" w:rsidRDefault="00200A81">
      <w:pPr>
        <w:rPr>
          <w:rFonts w:ascii="Times New Roman" w:hAnsi="Times New Roman" w:cs="Times New Roman"/>
          <w:color w:val="000000"/>
          <w:sz w:val="23"/>
          <w:szCs w:val="23"/>
        </w:rPr>
      </w:pPr>
    </w:p>
    <w:p w14:paraId="17330D0D" w14:textId="77777777" w:rsidR="00200A81" w:rsidRDefault="00200A81">
      <w:pPr>
        <w:pageBreakBefore/>
        <w:spacing w:after="0" w:line="360" w:lineRule="auto"/>
        <w:rPr>
          <w:rFonts w:ascii="Times New Roman" w:hAnsi="Times New Roman" w:cs="Times New Roman"/>
          <w:color w:val="000000"/>
          <w:sz w:val="23"/>
          <w:szCs w:val="23"/>
        </w:rPr>
      </w:pPr>
    </w:p>
    <w:p w14:paraId="1C886DF6" w14:textId="77777777" w:rsidR="00200A81" w:rsidRDefault="00200A81">
      <w:pPr>
        <w:spacing w:after="0" w:line="360" w:lineRule="auto"/>
        <w:jc w:val="right"/>
        <w:rPr>
          <w:rFonts w:ascii="Times New Roman" w:hAnsi="Times New Roman" w:cs="Times New Roman"/>
          <w:color w:val="000000"/>
          <w:sz w:val="23"/>
          <w:szCs w:val="23"/>
        </w:rPr>
      </w:pPr>
    </w:p>
    <w:p w14:paraId="38EF3FB9" w14:textId="77777777" w:rsidR="00200A81" w:rsidRDefault="00200A81">
      <w:pPr>
        <w:spacing w:after="0" w:line="360" w:lineRule="auto"/>
        <w:rPr>
          <w:rFonts w:ascii="Times New Roman" w:hAnsi="Times New Roman" w:cs="Times New Roman"/>
          <w:color w:val="000000"/>
          <w:sz w:val="23"/>
          <w:szCs w:val="23"/>
        </w:rPr>
      </w:pPr>
    </w:p>
    <w:p w14:paraId="4D6C6F60" w14:textId="77777777" w:rsidR="00200A81" w:rsidRDefault="00200A81">
      <w:pPr>
        <w:spacing w:after="0" w:line="360" w:lineRule="auto"/>
        <w:rPr>
          <w:rFonts w:ascii="Times New Roman" w:hAnsi="Times New Roman" w:cs="Times New Roman"/>
          <w:color w:val="000000"/>
          <w:sz w:val="23"/>
          <w:szCs w:val="23"/>
        </w:rPr>
      </w:pPr>
    </w:p>
    <w:p w14:paraId="53F9A78A" w14:textId="77777777" w:rsidR="00200A81" w:rsidRDefault="00200A81">
      <w:pPr>
        <w:spacing w:after="0" w:line="360" w:lineRule="auto"/>
        <w:rPr>
          <w:rFonts w:ascii="Times New Roman" w:hAnsi="Times New Roman" w:cs="Times New Roman"/>
          <w:color w:val="000000"/>
          <w:sz w:val="23"/>
          <w:szCs w:val="23"/>
        </w:rPr>
      </w:pPr>
    </w:p>
    <w:p w14:paraId="2B9D4807" w14:textId="77777777" w:rsidR="00200A81" w:rsidRDefault="00200A81">
      <w:pPr>
        <w:spacing w:after="0" w:line="360" w:lineRule="auto"/>
        <w:rPr>
          <w:rFonts w:ascii="Times New Roman" w:hAnsi="Times New Roman" w:cs="Times New Roman"/>
          <w:color w:val="000000"/>
          <w:sz w:val="23"/>
          <w:szCs w:val="23"/>
        </w:rPr>
      </w:pPr>
    </w:p>
    <w:p w14:paraId="4BE107CA" w14:textId="77777777" w:rsidR="00200A81" w:rsidRDefault="00200A81">
      <w:pPr>
        <w:spacing w:after="0" w:line="360" w:lineRule="auto"/>
        <w:rPr>
          <w:rFonts w:ascii="Times New Roman" w:hAnsi="Times New Roman" w:cs="Times New Roman"/>
          <w:color w:val="000000"/>
          <w:sz w:val="23"/>
          <w:szCs w:val="23"/>
        </w:rPr>
      </w:pPr>
    </w:p>
    <w:p w14:paraId="12F4A2A8" w14:textId="77777777" w:rsidR="00200A81" w:rsidRDefault="00200A81">
      <w:pPr>
        <w:spacing w:after="0" w:line="360" w:lineRule="auto"/>
        <w:rPr>
          <w:rFonts w:ascii="Times New Roman" w:hAnsi="Times New Roman" w:cs="Times New Roman"/>
          <w:color w:val="000000"/>
          <w:sz w:val="23"/>
          <w:szCs w:val="23"/>
        </w:rPr>
      </w:pPr>
    </w:p>
    <w:p w14:paraId="4E10CB71" w14:textId="77777777" w:rsidR="00200A81" w:rsidRDefault="00200A81">
      <w:pPr>
        <w:spacing w:after="0" w:line="360" w:lineRule="auto"/>
        <w:rPr>
          <w:rFonts w:ascii="Times New Roman" w:hAnsi="Times New Roman" w:cs="Times New Roman"/>
          <w:color w:val="000000"/>
          <w:sz w:val="23"/>
          <w:szCs w:val="23"/>
        </w:rPr>
      </w:pPr>
    </w:p>
    <w:p w14:paraId="755981AB" w14:textId="77777777" w:rsidR="00200A81" w:rsidRDefault="00200A81">
      <w:pPr>
        <w:spacing w:after="0" w:line="360" w:lineRule="auto"/>
        <w:rPr>
          <w:rFonts w:ascii="Times New Roman" w:hAnsi="Times New Roman" w:cs="Times New Roman"/>
          <w:color w:val="000000"/>
          <w:sz w:val="23"/>
          <w:szCs w:val="23"/>
        </w:rPr>
      </w:pPr>
    </w:p>
    <w:p w14:paraId="05D0723D" w14:textId="77777777" w:rsidR="00200A81" w:rsidRDefault="00200A81">
      <w:pPr>
        <w:spacing w:after="0" w:line="360" w:lineRule="auto"/>
        <w:rPr>
          <w:rFonts w:ascii="Times New Roman" w:hAnsi="Times New Roman" w:cs="Times New Roman"/>
          <w:color w:val="000000"/>
          <w:sz w:val="23"/>
          <w:szCs w:val="23"/>
        </w:rPr>
      </w:pPr>
    </w:p>
    <w:p w14:paraId="28BB3E0B" w14:textId="77777777" w:rsidR="00200A81" w:rsidRDefault="00200A81">
      <w:pPr>
        <w:spacing w:after="0" w:line="360" w:lineRule="auto"/>
        <w:rPr>
          <w:rFonts w:ascii="Times New Roman" w:hAnsi="Times New Roman" w:cs="Times New Roman"/>
          <w:color w:val="000000"/>
          <w:sz w:val="23"/>
          <w:szCs w:val="23"/>
        </w:rPr>
      </w:pPr>
    </w:p>
    <w:p w14:paraId="3247E218" w14:textId="77777777" w:rsidR="00200A81" w:rsidRDefault="00200A81">
      <w:pPr>
        <w:spacing w:after="0" w:line="360" w:lineRule="auto"/>
        <w:rPr>
          <w:rFonts w:ascii="Times New Roman" w:hAnsi="Times New Roman" w:cs="Times New Roman"/>
          <w:color w:val="000000"/>
          <w:sz w:val="23"/>
          <w:szCs w:val="23"/>
        </w:rPr>
      </w:pPr>
    </w:p>
    <w:p w14:paraId="0AB9921B"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Trabalho de Graduação apresentado à </w:t>
      </w:r>
    </w:p>
    <w:p w14:paraId="0C26D20E"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Faculdade de Tecnologia São José dos </w:t>
      </w:r>
    </w:p>
    <w:p w14:paraId="4855180F"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Campos, como parte dos requisitos </w:t>
      </w:r>
    </w:p>
    <w:p w14:paraId="0388E167"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necessários para a obtenção do título de </w:t>
      </w:r>
    </w:p>
    <w:p w14:paraId="353BD9C0"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Tecnólogo em Banco de Dados.</w:t>
      </w:r>
    </w:p>
    <w:p w14:paraId="541D7078" w14:textId="77777777" w:rsidR="00200A81" w:rsidRDefault="00200A81">
      <w:pPr>
        <w:spacing w:after="0" w:line="360" w:lineRule="auto"/>
        <w:rPr>
          <w:rFonts w:ascii="Times New Roman" w:hAnsi="Times New Roman" w:cs="Times New Roman"/>
          <w:b/>
          <w:bCs/>
          <w:color w:val="000000"/>
          <w:sz w:val="23"/>
          <w:szCs w:val="23"/>
        </w:rPr>
      </w:pPr>
    </w:p>
    <w:p w14:paraId="08707DA5" w14:textId="77777777" w:rsidR="00200A81" w:rsidRDefault="00573AFD">
      <w:pPr>
        <w:spacing w:after="0" w:line="360" w:lineRule="auto"/>
        <w:ind w:left="5103"/>
        <w:rPr>
          <w:rFonts w:ascii="Times New Roman" w:eastAsia="Times New Roman" w:hAnsi="Times New Roman" w:cs="Times New Roman"/>
          <w:b/>
          <w:bCs/>
          <w:color w:val="000000"/>
          <w:sz w:val="23"/>
          <w:szCs w:val="23"/>
        </w:rPr>
      </w:pPr>
      <w:r>
        <w:rPr>
          <w:rFonts w:ascii="Times New Roman" w:eastAsia="Times New Roman" w:hAnsi="Times New Roman" w:cs="Times New Roman"/>
          <w:b/>
          <w:bCs/>
          <w:color w:val="000000"/>
          <w:sz w:val="23"/>
          <w:szCs w:val="23"/>
        </w:rPr>
        <w:t xml:space="preserve">Orientador: Me. Eduardo Sakaue </w:t>
      </w:r>
    </w:p>
    <w:p w14:paraId="5E90D272" w14:textId="77777777" w:rsidR="00200A81" w:rsidRDefault="00200A81">
      <w:pPr>
        <w:spacing w:after="0" w:line="360" w:lineRule="auto"/>
        <w:rPr>
          <w:rFonts w:ascii="Times New Roman" w:hAnsi="Times New Roman" w:cs="Times New Roman"/>
          <w:color w:val="000000"/>
          <w:sz w:val="28"/>
          <w:szCs w:val="28"/>
        </w:rPr>
      </w:pPr>
    </w:p>
    <w:p w14:paraId="74E63F65" w14:textId="77777777" w:rsidR="00200A81" w:rsidRDefault="00200A81">
      <w:pPr>
        <w:spacing w:after="0" w:line="360" w:lineRule="auto"/>
        <w:rPr>
          <w:rFonts w:ascii="Times New Roman" w:hAnsi="Times New Roman" w:cs="Times New Roman"/>
          <w:color w:val="000000"/>
          <w:sz w:val="28"/>
          <w:szCs w:val="28"/>
        </w:rPr>
      </w:pPr>
    </w:p>
    <w:p w14:paraId="401AF9AE" w14:textId="77777777" w:rsidR="00200A81" w:rsidRDefault="00200A81">
      <w:pPr>
        <w:spacing w:after="0" w:line="360" w:lineRule="auto"/>
        <w:rPr>
          <w:rFonts w:ascii="Times New Roman" w:hAnsi="Times New Roman" w:cs="Times New Roman"/>
          <w:color w:val="000000"/>
          <w:sz w:val="28"/>
          <w:szCs w:val="28"/>
        </w:rPr>
      </w:pPr>
    </w:p>
    <w:p w14:paraId="65E968F1" w14:textId="77777777" w:rsidR="00200A81" w:rsidRDefault="00200A81">
      <w:pPr>
        <w:spacing w:after="0" w:line="360" w:lineRule="auto"/>
        <w:rPr>
          <w:rFonts w:ascii="Times New Roman" w:hAnsi="Times New Roman" w:cs="Times New Roman"/>
          <w:color w:val="000000"/>
          <w:sz w:val="28"/>
          <w:szCs w:val="28"/>
        </w:rPr>
      </w:pPr>
    </w:p>
    <w:p w14:paraId="466BD27F" w14:textId="77777777" w:rsidR="00200A81" w:rsidRDefault="00200A81">
      <w:pPr>
        <w:spacing w:after="0" w:line="360" w:lineRule="auto"/>
        <w:rPr>
          <w:rFonts w:ascii="Times New Roman" w:hAnsi="Times New Roman" w:cs="Times New Roman"/>
          <w:color w:val="000000"/>
          <w:sz w:val="28"/>
          <w:szCs w:val="28"/>
        </w:rPr>
      </w:pPr>
    </w:p>
    <w:p w14:paraId="31773006" w14:textId="77777777" w:rsidR="00200A81" w:rsidRDefault="00200A81">
      <w:pPr>
        <w:spacing w:after="0" w:line="360" w:lineRule="auto"/>
        <w:rPr>
          <w:rFonts w:ascii="Times New Roman" w:hAnsi="Times New Roman" w:cs="Times New Roman"/>
          <w:color w:val="000000"/>
          <w:sz w:val="28"/>
          <w:szCs w:val="28"/>
        </w:rPr>
      </w:pPr>
    </w:p>
    <w:p w14:paraId="447A2082" w14:textId="77777777" w:rsidR="00200A81" w:rsidRDefault="00200A81">
      <w:pPr>
        <w:spacing w:after="0" w:line="360" w:lineRule="auto"/>
        <w:rPr>
          <w:rFonts w:ascii="Times New Roman" w:hAnsi="Times New Roman" w:cs="Times New Roman"/>
          <w:color w:val="000000"/>
          <w:sz w:val="28"/>
          <w:szCs w:val="28"/>
        </w:rPr>
      </w:pPr>
    </w:p>
    <w:p w14:paraId="1C3DFC43" w14:textId="77777777" w:rsidR="00200A81" w:rsidRDefault="00200A81">
      <w:pPr>
        <w:spacing w:after="0" w:line="360" w:lineRule="auto"/>
        <w:rPr>
          <w:rFonts w:ascii="Times New Roman" w:hAnsi="Times New Roman" w:cs="Times New Roman"/>
          <w:color w:val="000000"/>
          <w:sz w:val="28"/>
          <w:szCs w:val="28"/>
        </w:rPr>
      </w:pPr>
    </w:p>
    <w:p w14:paraId="1103526F" w14:textId="77777777" w:rsidR="00200A81" w:rsidRDefault="00200A81">
      <w:pPr>
        <w:spacing w:after="0" w:line="360" w:lineRule="auto"/>
        <w:rPr>
          <w:rFonts w:ascii="Times New Roman" w:hAnsi="Times New Roman" w:cs="Times New Roman"/>
          <w:color w:val="000000"/>
          <w:sz w:val="28"/>
          <w:szCs w:val="28"/>
        </w:rPr>
      </w:pPr>
    </w:p>
    <w:p w14:paraId="477E39BA" w14:textId="77777777" w:rsidR="00200A81" w:rsidRDefault="00200A81">
      <w:pPr>
        <w:spacing w:after="0" w:line="360" w:lineRule="auto"/>
        <w:rPr>
          <w:rFonts w:ascii="Times New Roman" w:hAnsi="Times New Roman" w:cs="Times New Roman"/>
          <w:color w:val="000000"/>
          <w:sz w:val="28"/>
          <w:szCs w:val="28"/>
        </w:rPr>
      </w:pPr>
    </w:p>
    <w:p w14:paraId="50796066"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São José dos Campos</w:t>
      </w:r>
    </w:p>
    <w:p w14:paraId="5B73FC00"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2015</w:t>
      </w:r>
    </w:p>
    <w:p w14:paraId="0B9768C4" w14:textId="77777777" w:rsidR="00200A81" w:rsidRDefault="00573AFD">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p>
    <w:p w14:paraId="4A9AD5BC" w14:textId="77777777" w:rsidR="00200A81" w:rsidRDefault="00573AFD">
      <w:pPr>
        <w:pageBreakBefore/>
        <w:spacing w:after="0" w:line="360" w:lineRule="auto"/>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 CAPITULO I</w:t>
      </w:r>
    </w:p>
    <w:p w14:paraId="31065F6B"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C8768B5"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xml:space="preserve">Problema (Tema): </w:t>
      </w:r>
    </w:p>
    <w:p w14:paraId="51C8C39D"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1E055267"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Planejamento e Implantação do Software Avaliador de Competências Mapskills.</w:t>
      </w:r>
    </w:p>
    <w:p w14:paraId="4D36F044"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FAC390B" w14:textId="55905200"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Justificativa (Motivação): (</w:t>
      </w:r>
      <w:r w:rsidR="00314603">
        <w:rPr>
          <w:rFonts w:ascii="Times New Roman" w:eastAsia="Times New Roman" w:hAnsi="Times New Roman" w:cs="Times New Roman"/>
          <w:b/>
          <w:bCs/>
          <w:sz w:val="28"/>
          <w:szCs w:val="28"/>
          <w:lang w:eastAsia="pt-BR"/>
        </w:rPr>
        <w:t>Projeto Permanência e Desenvolvimento</w:t>
      </w:r>
      <w:r w:rsidR="008D02EE">
        <w:rPr>
          <w:rStyle w:val="CommentReference"/>
        </w:rPr>
        <w:commentReference w:id="0"/>
      </w:r>
      <w:r w:rsidR="00314603">
        <w:rPr>
          <w:rFonts w:ascii="Times New Roman" w:eastAsia="Times New Roman" w:hAnsi="Times New Roman" w:cs="Times New Roman"/>
          <w:b/>
          <w:bCs/>
          <w:sz w:val="28"/>
          <w:szCs w:val="28"/>
          <w:lang w:eastAsia="pt-BR"/>
        </w:rPr>
        <w:t xml:space="preserve"> de Talentos Profissionais</w:t>
      </w:r>
      <w:r>
        <w:rPr>
          <w:rFonts w:ascii="Times New Roman" w:eastAsia="Times New Roman" w:hAnsi="Times New Roman" w:cs="Times New Roman"/>
          <w:b/>
          <w:bCs/>
          <w:sz w:val="28"/>
          <w:szCs w:val="28"/>
          <w:lang w:eastAsia="pt-BR"/>
        </w:rPr>
        <w:t>)</w:t>
      </w:r>
    </w:p>
    <w:p w14:paraId="1D153AC2" w14:textId="77777777" w:rsidR="00200A81" w:rsidRDefault="00200A81">
      <w:pPr>
        <w:spacing w:after="0" w:line="360" w:lineRule="auto"/>
        <w:jc w:val="both"/>
        <w:rPr>
          <w:rFonts w:ascii="Times New Roman" w:eastAsia="Times New Roman" w:hAnsi="Times New Roman" w:cs="Times New Roman"/>
          <w:b/>
          <w:sz w:val="28"/>
          <w:szCs w:val="28"/>
          <w:lang w:eastAsia="pt-BR"/>
        </w:rPr>
      </w:pPr>
    </w:p>
    <w:p w14:paraId="527BDD32" w14:textId="77777777" w:rsidR="00200A81" w:rsidRDefault="00573AFD">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b/>
          <w:sz w:val="28"/>
          <w:szCs w:val="28"/>
          <w:lang w:eastAsia="pt-BR"/>
        </w:rPr>
        <w:tab/>
      </w:r>
      <w:r>
        <w:rPr>
          <w:rFonts w:ascii="Times New Roman" w:eastAsia="Times New Roman" w:hAnsi="Times New Roman" w:cs="Times New Roman"/>
          <w:sz w:val="28"/>
          <w:szCs w:val="28"/>
          <w:lang w:eastAsia="pt-BR"/>
        </w:rPr>
        <w:t>Com o intuito de aproximar os alunos do mercado de trabalho e auxiliá-los no desenvolvimento de competências, o Escritório de Carreiras proporciona esse suporte à Fatec de São José dos Campos.</w:t>
      </w:r>
    </w:p>
    <w:p w14:paraId="74E1B442"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O Escritório de</w:t>
      </w:r>
      <w:bookmarkStart w:id="1" w:name="_GoBack"/>
      <w:bookmarkEnd w:id="1"/>
      <w:r>
        <w:rPr>
          <w:rFonts w:ascii="Times New Roman" w:eastAsia="Times New Roman" w:hAnsi="Times New Roman" w:cs="Times New Roman"/>
          <w:sz w:val="28"/>
          <w:szCs w:val="28"/>
          <w:lang w:eastAsia="pt-BR"/>
        </w:rPr>
        <w:t xml:space="preserve"> Carreiras da Fatec foi moldado para ser um </w:t>
      </w:r>
      <w:commentRangeStart w:id="2"/>
      <w:r>
        <w:rPr>
          <w:rFonts w:ascii="Times New Roman" w:eastAsia="Times New Roman" w:hAnsi="Times New Roman" w:cs="Times New Roman"/>
          <w:sz w:val="28"/>
          <w:szCs w:val="28"/>
          <w:lang w:eastAsia="pt-BR"/>
        </w:rPr>
        <w:t>mecanismo</w:t>
      </w:r>
      <w:commentRangeEnd w:id="2"/>
      <w:r w:rsidR="008D02EE">
        <w:rPr>
          <w:rStyle w:val="CommentReference"/>
        </w:rPr>
        <w:commentReference w:id="2"/>
      </w:r>
      <w:r>
        <w:rPr>
          <w:rFonts w:ascii="Times New Roman" w:eastAsia="Times New Roman" w:hAnsi="Times New Roman" w:cs="Times New Roman"/>
          <w:sz w:val="28"/>
          <w:szCs w:val="28"/>
          <w:lang w:eastAsia="pt-BR"/>
        </w:rPr>
        <w:t xml:space="preserve"> direcionado a ajudar na preparação dos alunos para o mercado de trabalho. O escritório também atua na aproximação da FATEC com o setor Produtivo de São José dos Campos. Para que atingir esses objetivos ele foi dividido nas seguintes áreas: Setor de Carreira e Setor de Estágio.</w:t>
      </w:r>
    </w:p>
    <w:p w14:paraId="11CD33CD"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 Em conjunto com o Escritório de Carreiras foi desenvolvido um Software que é capaz de analisar os perfis dos alunos que estão ingressando na faculdade, especificamente aqueles que estão no 1º Semestre, mostrando aos professores e gestores da instituição, os mais diferentes perfis dos estudantes na faculdade. Dessa forma, a administração da Faculdade poderá criar soluções para combater o crescente número de defasagem de alunos que desistem dos cursos nos primeiros semestres.</w:t>
      </w:r>
    </w:p>
    <w:p w14:paraId="084901A3" w14:textId="77777777" w:rsidR="00200A81" w:rsidRDefault="00573AFD">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 xml:space="preserve">Este software é na forma de um jogo baseado em uma história com alguns personagens, em determinados momentos será necessário que o aluno escolha uma opção referente a alguma atitude que o personagem deveria tomar. Com base nessas perguntas e respostas serão acrescentados pontos às </w:t>
      </w:r>
      <w:r>
        <w:rPr>
          <w:rFonts w:ascii="Times New Roman" w:eastAsia="Times New Roman" w:hAnsi="Times New Roman" w:cs="Times New Roman"/>
          <w:sz w:val="28"/>
          <w:szCs w:val="28"/>
          <w:lang w:eastAsia="pt-BR"/>
        </w:rPr>
        <w:lastRenderedPageBreak/>
        <w:t xml:space="preserve">competências do aluno e ao final do questionário é montado um gráfico com o percentual referente ao perfil aluno. </w:t>
      </w:r>
    </w:p>
    <w:p w14:paraId="73D08C99"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22AEC73D"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PROPOSTA E SOLUÇÃO (</w:t>
      </w:r>
      <w:commentRangeStart w:id="3"/>
      <w:r>
        <w:rPr>
          <w:rFonts w:ascii="Times New Roman" w:eastAsia="Times New Roman" w:hAnsi="Times New Roman" w:cs="Times New Roman"/>
          <w:b/>
          <w:bCs/>
          <w:sz w:val="28"/>
          <w:szCs w:val="28"/>
          <w:lang w:eastAsia="pt-BR"/>
        </w:rPr>
        <w:t>Metodologia</w:t>
      </w:r>
      <w:commentRangeEnd w:id="3"/>
      <w:r w:rsidR="00CC4E95">
        <w:rPr>
          <w:rStyle w:val="CommentReference"/>
        </w:rPr>
        <w:commentReference w:id="3"/>
      </w:r>
      <w:r>
        <w:rPr>
          <w:rFonts w:ascii="Times New Roman" w:eastAsia="Times New Roman" w:hAnsi="Times New Roman" w:cs="Times New Roman"/>
          <w:b/>
          <w:bCs/>
          <w:sz w:val="28"/>
          <w:szCs w:val="28"/>
          <w:lang w:eastAsia="pt-BR"/>
        </w:rPr>
        <w:t>):</w:t>
      </w:r>
    </w:p>
    <w:p w14:paraId="261E3A2A"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70AA3047" w14:textId="77777777" w:rsidR="00200A81" w:rsidDel="00CC4E95" w:rsidRDefault="00573AFD">
      <w:pPr>
        <w:spacing w:after="0" w:line="360" w:lineRule="auto"/>
        <w:jc w:val="both"/>
        <w:rPr>
          <w:del w:id="4" w:author="Eduardo Sakaue" w:date="2017-07-13T18:39:00Z"/>
          <w:rFonts w:ascii="Times New Roman" w:eastAsia="Times New Roman" w:hAnsi="Times New Roman" w:cs="Times New Roman"/>
          <w:sz w:val="28"/>
          <w:szCs w:val="28"/>
          <w:lang w:eastAsia="pt-BR"/>
        </w:rPr>
      </w:pPr>
      <w:commentRangeStart w:id="5"/>
      <w:del w:id="6" w:author="Eduardo Sakaue" w:date="2017-07-13T18:39:00Z">
        <w:r w:rsidDel="00CC4E95">
          <w:rPr>
            <w:rFonts w:ascii="Times New Roman" w:hAnsi="Times New Roman" w:cs="Times New Roman"/>
            <w:sz w:val="28"/>
            <w:szCs w:val="28"/>
          </w:rPr>
          <w:tab/>
        </w:r>
        <w:r w:rsidDel="00CC4E95">
          <w:rPr>
            <w:rFonts w:ascii="Times New Roman" w:eastAsia="Times New Roman" w:hAnsi="Times New Roman" w:cs="Times New Roman"/>
            <w:sz w:val="28"/>
            <w:szCs w:val="28"/>
            <w:lang w:eastAsia="pt-BR"/>
          </w:rPr>
          <w:delText>Esse software foi desenvolvido para que tenha acesso simultâneo de aproximadamente 50 usuários, porém, é de interesse do Centro Paula Souza disponibiliza-lo para que todas ETECs e FATECs acessem de forma simultânea, sendo alocado em um único servidor e as demais instituições farão requisições para esta aplicação.</w:delText>
        </w:r>
      </w:del>
      <w:commentRangeEnd w:id="5"/>
      <w:r w:rsidR="00CC4E95">
        <w:rPr>
          <w:rStyle w:val="CommentReference"/>
        </w:rPr>
        <w:commentReference w:id="5"/>
      </w:r>
    </w:p>
    <w:p w14:paraId="4C0AF786" w14:textId="77777777" w:rsidR="00200A81" w:rsidDel="00CC4E95" w:rsidRDefault="00573AFD">
      <w:pPr>
        <w:spacing w:after="0" w:line="360" w:lineRule="auto"/>
        <w:jc w:val="both"/>
        <w:rPr>
          <w:del w:id="7" w:author="Eduardo Sakaue" w:date="2017-07-13T18:41:00Z"/>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 xml:space="preserve">Desta forma, existe a necessidade de garantir a entrega do software com maior qualidade e frequência, ou seja, a aplicação disponível e com versões num menor intervalo de tempo. </w:t>
      </w:r>
      <w:del w:id="8" w:author="Eduardo Sakaue" w:date="2017-07-13T18:40:00Z">
        <w:r w:rsidDel="00CC4E95">
          <w:rPr>
            <w:rFonts w:ascii="Times New Roman" w:eastAsia="Times New Roman" w:hAnsi="Times New Roman" w:cs="Times New Roman"/>
            <w:sz w:val="28"/>
            <w:szCs w:val="28"/>
            <w:lang w:eastAsia="pt-BR"/>
          </w:rPr>
          <w:delText xml:space="preserve">Esta necessidade hoje em dia é de suma necessidade das empresas, pois agrega valor ao software em questão, pois não é aceitável que uma nova funcionalidade do software seja implementada somente quando houver um grande evento de implementação, ou numa atualização de versão. </w:delText>
        </w:r>
      </w:del>
      <w:del w:id="9" w:author="Eduardo Sakaue" w:date="2017-07-13T18:41:00Z">
        <w:r w:rsidDel="00CC4E95">
          <w:rPr>
            <w:rFonts w:ascii="Times New Roman" w:eastAsia="Times New Roman" w:hAnsi="Times New Roman" w:cs="Times New Roman"/>
            <w:sz w:val="28"/>
            <w:szCs w:val="28"/>
            <w:lang w:eastAsia="pt-BR"/>
          </w:rPr>
          <w:delText>Hoje em dia o software só tem valor quando ele está em uso, disponível e com qualidade na entrega do que ele foi proposto a fazer, ou seja, com um ciclo de vida operacional menor para obter novos softwares e recursos nas mãos dos usuários e clientes.</w:delText>
        </w:r>
      </w:del>
    </w:p>
    <w:p w14:paraId="5BC6A087" w14:textId="77777777" w:rsidR="00200A81" w:rsidRDefault="00573AFD">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Nesse sentido é necessário olhar para todos os setores envolvidos no desenvolvimento de um software, como os responsáveis por: Infraestrutura, Banco de Dados, Servidores, Testes e o grupo de desenvolvedores. Nem sempre são as mesmas pessoas que cuidam dessas tarefas e para que não haja conflito na equipe o</w:t>
      </w:r>
      <w:r>
        <w:rPr>
          <w:rFonts w:ascii="Times New Roman" w:eastAsia="Times New Roman" w:hAnsi="Times New Roman" w:cs="Times New Roman"/>
          <w:i/>
          <w:iCs/>
          <w:sz w:val="28"/>
          <w:szCs w:val="28"/>
          <w:lang w:eastAsia="pt-BR"/>
        </w:rPr>
        <w:t xml:space="preserve"> DevOps</w:t>
      </w:r>
      <w:r>
        <w:rPr>
          <w:rFonts w:ascii="Times New Roman" w:eastAsia="Times New Roman" w:hAnsi="Times New Roman" w:cs="Times New Roman"/>
          <w:sz w:val="28"/>
          <w:szCs w:val="28"/>
          <w:lang w:eastAsia="pt-BR"/>
        </w:rPr>
        <w:t xml:space="preserve"> veio solucionar todos os problemas elencados acima, pois ele alinha as necessidades individuais e coletivas no desenvolvimento e entrega do software.</w:t>
      </w:r>
    </w:p>
    <w:p w14:paraId="6E093481"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Com a alta demanda de requisições, será necessário a implementação de um dos princípios da </w:t>
      </w:r>
      <w:r>
        <w:rPr>
          <w:rFonts w:ascii="Times New Roman" w:eastAsia="Times New Roman" w:hAnsi="Times New Roman" w:cs="Times New Roman"/>
          <w:i/>
          <w:iCs/>
          <w:sz w:val="28"/>
          <w:szCs w:val="28"/>
          <w:lang w:eastAsia="pt-BR"/>
        </w:rPr>
        <w:t>Extreme Programming</w:t>
      </w:r>
      <w:r>
        <w:rPr>
          <w:rFonts w:ascii="Times New Roman" w:eastAsia="Times New Roman" w:hAnsi="Times New Roman" w:cs="Times New Roman"/>
          <w:sz w:val="28"/>
          <w:szCs w:val="28"/>
          <w:lang w:eastAsia="pt-BR"/>
        </w:rPr>
        <w:t xml:space="preserve">, o </w:t>
      </w:r>
      <w:r>
        <w:rPr>
          <w:rFonts w:ascii="Times New Roman" w:eastAsia="Times New Roman" w:hAnsi="Times New Roman" w:cs="Times New Roman"/>
          <w:i/>
          <w:iCs/>
          <w:sz w:val="28"/>
          <w:szCs w:val="28"/>
          <w:lang w:eastAsia="pt-BR"/>
        </w:rPr>
        <w:t>DevOps</w:t>
      </w:r>
      <w:r>
        <w:rPr>
          <w:rFonts w:ascii="Times New Roman" w:eastAsia="Times New Roman" w:hAnsi="Times New Roman" w:cs="Times New Roman"/>
          <w:sz w:val="28"/>
          <w:szCs w:val="28"/>
          <w:lang w:eastAsia="pt-BR"/>
        </w:rPr>
        <w:t xml:space="preserve">, onde esta pratica </w:t>
      </w:r>
      <w:r>
        <w:rPr>
          <w:rFonts w:ascii="Times New Roman" w:eastAsia="Times New Roman" w:hAnsi="Times New Roman" w:cs="Times New Roman"/>
          <w:sz w:val="28"/>
          <w:szCs w:val="28"/>
          <w:lang w:eastAsia="pt-BR"/>
        </w:rPr>
        <w:lastRenderedPageBreak/>
        <w:t>tem por definição garantir Agilidade, Qualidade, Estabilidade com Escalabilidade e Elasticidade.</w:t>
      </w:r>
    </w:p>
    <w:p w14:paraId="7230346B"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Aplicando seus princípios conseguirei atingir o objetivo de garantir a Qualidade e Disponibilidade de forma que Escalável. Para isso deverei integrar todos esses conceitos nos ambientes em que a aplicação estará hospedada. Utilizando das práticas </w:t>
      </w:r>
      <w:r>
        <w:rPr>
          <w:rFonts w:ascii="Times New Roman" w:eastAsia="Times New Roman" w:hAnsi="Times New Roman" w:cs="Times New Roman"/>
          <w:i/>
          <w:iCs/>
          <w:sz w:val="28"/>
          <w:szCs w:val="28"/>
          <w:lang w:eastAsia="pt-BR"/>
        </w:rPr>
        <w:t>DevOps</w:t>
      </w:r>
      <w:r>
        <w:rPr>
          <w:rFonts w:ascii="Times New Roman" w:eastAsia="Times New Roman" w:hAnsi="Times New Roman" w:cs="Times New Roman"/>
          <w:sz w:val="28"/>
          <w:szCs w:val="28"/>
          <w:lang w:eastAsia="pt-BR"/>
        </w:rPr>
        <w:t xml:space="preserve"> e Entrega Contínua pregam resolverei o problema de implementação do Software, se tornando um software com valor agregado, arquitetado no melhor e mais atual ambiente de desenvolvimento existente no mercado.</w:t>
      </w:r>
    </w:p>
    <w:p w14:paraId="3E57DAF1"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B7722F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  (</w:t>
      </w:r>
      <w:r>
        <w:rPr>
          <w:rFonts w:ascii="Times New Roman" w:eastAsia="Times New Roman" w:hAnsi="Times New Roman" w:cs="Times New Roman"/>
          <w:b/>
          <w:bCs/>
          <w:sz w:val="28"/>
          <w:szCs w:val="28"/>
        </w:rPr>
        <w:t xml:space="preserve">Levantamento de </w:t>
      </w:r>
      <w:commentRangeStart w:id="10"/>
      <w:r>
        <w:rPr>
          <w:rFonts w:ascii="Times New Roman" w:eastAsia="Times New Roman" w:hAnsi="Times New Roman" w:cs="Times New Roman"/>
          <w:b/>
          <w:bCs/>
          <w:sz w:val="28"/>
          <w:szCs w:val="28"/>
        </w:rPr>
        <w:t>Requisitos</w:t>
      </w:r>
      <w:commentRangeEnd w:id="10"/>
      <w:r w:rsidR="00CC4E95">
        <w:rPr>
          <w:rStyle w:val="CommentReference"/>
        </w:rPr>
        <w:commentReference w:id="10"/>
      </w:r>
      <w:r>
        <w:rPr>
          <w:rFonts w:ascii="Times New Roman" w:eastAsia="Times New Roman" w:hAnsi="Times New Roman" w:cs="Times New Roman"/>
          <w:b/>
          <w:bCs/>
          <w:sz w:val="32"/>
          <w:szCs w:val="32"/>
        </w:rPr>
        <w:t>)</w:t>
      </w:r>
    </w:p>
    <w:p w14:paraId="34847E1F" w14:textId="77777777" w:rsidR="00200A81" w:rsidRDefault="00200A81">
      <w:pPr>
        <w:spacing w:after="0" w:line="360" w:lineRule="auto"/>
        <w:ind w:firstLine="708"/>
        <w:jc w:val="both"/>
        <w:rPr>
          <w:rFonts w:ascii="Times New Roman" w:hAnsi="Times New Roman" w:cs="Times New Roman"/>
          <w:b/>
          <w:sz w:val="28"/>
        </w:rPr>
      </w:pPr>
    </w:p>
    <w:p w14:paraId="59E74DCB"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Neste capítulo serão citadas metodologias utilizadas para o planejamento e implementação do MapSkills.</w:t>
      </w:r>
    </w:p>
    <w:p w14:paraId="19A0391E" w14:textId="77777777" w:rsidR="00200A81" w:rsidRDefault="00200A81">
      <w:pPr>
        <w:spacing w:after="0" w:line="360" w:lineRule="auto"/>
        <w:jc w:val="both"/>
        <w:rPr>
          <w:rFonts w:ascii="Times New Roman" w:hAnsi="Times New Roman" w:cs="Times New Roman"/>
          <w:sz w:val="28"/>
        </w:rPr>
      </w:pPr>
    </w:p>
    <w:p w14:paraId="32BBFB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DevOps</w:t>
      </w:r>
    </w:p>
    <w:p w14:paraId="70B03CA0" w14:textId="77777777" w:rsidR="00200A81" w:rsidRDefault="00200A81">
      <w:pPr>
        <w:spacing w:after="0" w:line="360" w:lineRule="auto"/>
        <w:jc w:val="both"/>
        <w:rPr>
          <w:rFonts w:ascii="Times New Roman" w:hAnsi="Times New Roman" w:cs="Times New Roman"/>
          <w:b/>
          <w:sz w:val="32"/>
        </w:rPr>
      </w:pPr>
    </w:p>
    <w:p w14:paraId="3412C5B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Pr>
          <w:rFonts w:ascii="Times New Roman" w:eastAsia="Times New Roman" w:hAnsi="Times New Roman" w:cs="Times New Roman"/>
          <w:sz w:val="28"/>
          <w:szCs w:val="28"/>
        </w:rPr>
        <w:t xml:space="preserve">Conceito inicado no ano de 2007, pelo desenvolvedor </w:t>
      </w:r>
      <w:commentRangeStart w:id="11"/>
      <w:r>
        <w:rPr>
          <w:rFonts w:ascii="Times New Roman" w:eastAsia="Times New Roman" w:hAnsi="Times New Roman" w:cs="Times New Roman"/>
          <w:sz w:val="28"/>
          <w:szCs w:val="28"/>
        </w:rPr>
        <w:t xml:space="preserve">Andrew Shafer </w:t>
      </w:r>
      <w:commentRangeEnd w:id="11"/>
      <w:r w:rsidR="00CC4E95">
        <w:rPr>
          <w:rStyle w:val="CommentReference"/>
        </w:rPr>
        <w:commentReference w:id="11"/>
      </w:r>
      <w:r>
        <w:rPr>
          <w:rFonts w:ascii="Times New Roman" w:eastAsia="Times New Roman" w:hAnsi="Times New Roman" w:cs="Times New Roman"/>
          <w:sz w:val="28"/>
          <w:szCs w:val="28"/>
        </w:rPr>
        <w:t xml:space="preserve">e o engenheiro de sistemas John Allspaw, que criaram um evento para discutir especificamente os desafios da integração </w:t>
      </w:r>
      <w:r>
        <w:rPr>
          <w:rFonts w:ascii="Times New Roman" w:hAnsi="Times New Roman" w:cs="Times New Roman"/>
          <w:sz w:val="28"/>
        </w:rPr>
        <w:tab/>
      </w:r>
      <w:r>
        <w:rPr>
          <w:rFonts w:ascii="Times New Roman" w:eastAsia="Times New Roman" w:hAnsi="Times New Roman" w:cs="Times New Roman"/>
          <w:sz w:val="28"/>
          <w:szCs w:val="28"/>
        </w:rPr>
        <w:t>das áreas de desenvolvimento e operações existentes nas empresas</w:t>
      </w:r>
      <w:commentRangeStart w:id="12"/>
      <w:r>
        <w:rPr>
          <w:rFonts w:ascii="Times New Roman" w:eastAsia="Times New Roman" w:hAnsi="Times New Roman" w:cs="Times New Roman"/>
          <w:sz w:val="28"/>
          <w:szCs w:val="28"/>
        </w:rPr>
        <w:t>. O evento foi chamado de “</w:t>
      </w:r>
      <w:r>
        <w:rPr>
          <w:rFonts w:ascii="Times New Roman" w:eastAsia="Times New Roman" w:hAnsi="Times New Roman" w:cs="Times New Roman"/>
          <w:i/>
          <w:iCs/>
          <w:sz w:val="28"/>
          <w:szCs w:val="28"/>
        </w:rPr>
        <w:t xml:space="preserve">DevOps Day”, </w:t>
      </w:r>
      <w:r>
        <w:rPr>
          <w:rFonts w:ascii="Times New Roman" w:eastAsia="Times New Roman" w:hAnsi="Times New Roman" w:cs="Times New Roman"/>
          <w:sz w:val="28"/>
          <w:szCs w:val="28"/>
        </w:rPr>
        <w:t>esse nome se deu justamente pela junção das palavras desenvolvimento e operações, sendo muito bem aceito pela comunidade envolvida.</w:t>
      </w:r>
      <w:commentRangeEnd w:id="12"/>
      <w:r w:rsidR="00145C92">
        <w:rPr>
          <w:rStyle w:val="CommentReference"/>
        </w:rPr>
        <w:commentReference w:id="12"/>
      </w:r>
    </w:p>
    <w:p w14:paraId="4F38574C" w14:textId="77777777" w:rsidR="00200A81" w:rsidRDefault="00573AFD">
      <w:pPr>
        <w:spacing w:after="0" w:line="360" w:lineRule="auto"/>
        <w:jc w:val="both"/>
        <w:rPr>
          <w:ins w:id="13" w:author="Eduardo Sakaue" w:date="2017-07-13T19:02:00Z"/>
          <w:rFonts w:ascii="Times New Roman" w:eastAsia="Times New Roman" w:hAnsi="Times New Roman" w:cs="Times New Roman"/>
          <w:sz w:val="28"/>
          <w:szCs w:val="28"/>
        </w:rPr>
      </w:pPr>
      <w:r>
        <w:rPr>
          <w:rFonts w:ascii="Times New Roman" w:hAnsi="Times New Roman" w:cs="Times New Roman"/>
          <w:sz w:val="32"/>
        </w:rPr>
        <w:tab/>
      </w:r>
      <w:r>
        <w:rPr>
          <w:rFonts w:ascii="Times New Roman" w:eastAsia="Times New Roman" w:hAnsi="Times New Roman" w:cs="Times New Roman"/>
          <w:sz w:val="28"/>
          <w:szCs w:val="28"/>
        </w:rPr>
        <w:t xml:space="preserve">Modelo utilizado quando se trata sobre metodologia ágeis, afim de realizar entregas rápidas com qualidade. Tem finalidade de integrar os setores de desenvolvimento e operações, diminuindo a dificuldade que encontravam quando se lançava uma nova funcionalidade do software, pois </w:t>
      </w:r>
      <w:r>
        <w:rPr>
          <w:rFonts w:ascii="Times New Roman" w:eastAsia="Times New Roman" w:hAnsi="Times New Roman" w:cs="Times New Roman"/>
          <w:sz w:val="28"/>
          <w:szCs w:val="28"/>
        </w:rPr>
        <w:lastRenderedPageBreak/>
        <w:t>os setores operacionais criam um ambiente propício para execução de determinadas ferramentas pré-definidas no escopo do projeto, alterando algo, pode acontecer de o software perder pontos no quesito qualidade.</w:t>
      </w:r>
    </w:p>
    <w:p w14:paraId="3F79D993" w14:textId="77777777" w:rsidR="00025579" w:rsidRDefault="00025579">
      <w:pPr>
        <w:spacing w:after="0" w:line="360" w:lineRule="auto"/>
        <w:jc w:val="both"/>
        <w:rPr>
          <w:ins w:id="14" w:author="Eduardo Sakaue" w:date="2017-07-13T19:02:00Z"/>
          <w:rFonts w:ascii="Times New Roman" w:eastAsia="Times New Roman" w:hAnsi="Times New Roman" w:cs="Times New Roman"/>
          <w:sz w:val="28"/>
          <w:szCs w:val="28"/>
        </w:rPr>
      </w:pPr>
    </w:p>
    <w:p w14:paraId="409CA382" w14:textId="77777777" w:rsidR="00025579" w:rsidRDefault="00025579">
      <w:pPr>
        <w:spacing w:after="0" w:line="360" w:lineRule="auto"/>
        <w:jc w:val="both"/>
        <w:rPr>
          <w:ins w:id="15" w:author="Eduardo Sakaue" w:date="2017-07-13T19:02:00Z"/>
          <w:rFonts w:ascii="Times New Roman" w:eastAsia="Times New Roman" w:hAnsi="Times New Roman" w:cs="Times New Roman"/>
          <w:sz w:val="28"/>
          <w:szCs w:val="28"/>
        </w:rPr>
      </w:pPr>
    </w:p>
    <w:p w14:paraId="54399A87" w14:textId="77777777" w:rsidR="00025579" w:rsidRDefault="00025579">
      <w:pPr>
        <w:spacing w:after="0" w:line="360" w:lineRule="auto"/>
        <w:jc w:val="both"/>
        <w:rPr>
          <w:rFonts w:ascii="Times New Roman" w:eastAsia="Times New Roman" w:hAnsi="Times New Roman" w:cs="Times New Roman"/>
          <w:sz w:val="28"/>
          <w:szCs w:val="28"/>
        </w:rPr>
      </w:pPr>
      <w:ins w:id="16" w:author="Eduardo Sakaue" w:date="2017-07-13T19:02:00Z">
        <w:r>
          <w:rPr>
            <w:rFonts w:ascii="Times New Roman" w:eastAsia="Times New Roman" w:hAnsi="Times New Roman" w:cs="Times New Roman"/>
            <w:sz w:val="28"/>
            <w:szCs w:val="28"/>
          </w:rPr>
          <w:t>Requisitos do Projeto</w:t>
        </w:r>
      </w:ins>
    </w:p>
    <w:p w14:paraId="40EA00E3" w14:textId="77777777" w:rsidR="00200A81" w:rsidRDefault="00573AFD">
      <w:pPr>
        <w:spacing w:after="0" w:line="360" w:lineRule="auto"/>
        <w:ind w:firstLine="708"/>
        <w:jc w:val="both"/>
        <w:rPr>
          <w:rFonts w:ascii="Times New Roman" w:eastAsia="Times New Roman" w:hAnsi="Times New Roman" w:cs="Times New Roman"/>
          <w:sz w:val="28"/>
          <w:szCs w:val="28"/>
        </w:rPr>
      </w:pPr>
      <w:commentRangeStart w:id="17"/>
      <w:r>
        <w:rPr>
          <w:rFonts w:ascii="Times New Roman" w:eastAsia="Times New Roman" w:hAnsi="Times New Roman" w:cs="Times New Roman"/>
          <w:sz w:val="28"/>
          <w:szCs w:val="28"/>
        </w:rPr>
        <w:t>Requisitos funcionais, naturalmente, são tangíveis, pois o usuário pode por si próprio aferir se está de acordo com as suas expectativas ou não. Por outro lado, os requisitos não funcionais não são levados em conta. Requisitos não funcionais estão ligados à performance, disponibilidade, segurança, escalabilidade e, nos dias atuais, a elasticidade é outro requisito não funcional que vem crescendo em nível de importância.</w:t>
      </w:r>
      <w:commentRangeEnd w:id="17"/>
      <w:r w:rsidR="00025579">
        <w:rPr>
          <w:rStyle w:val="CommentReference"/>
        </w:rPr>
        <w:commentReference w:id="17"/>
      </w:r>
    </w:p>
    <w:p w14:paraId="6C30E81E" w14:textId="77777777" w:rsidR="00200A81" w:rsidRDefault="00200A81">
      <w:pPr>
        <w:spacing w:after="0" w:line="360" w:lineRule="auto"/>
        <w:jc w:val="both"/>
        <w:rPr>
          <w:ins w:id="18" w:author="Eduardo Sakaue" w:date="2017-07-13T19:03:00Z"/>
          <w:rFonts w:ascii="Times New Roman" w:hAnsi="Times New Roman" w:cs="Times New Roman"/>
          <w:sz w:val="28"/>
        </w:rPr>
      </w:pPr>
    </w:p>
    <w:p w14:paraId="2B45B711" w14:textId="77777777" w:rsidR="00025579" w:rsidRDefault="00025579">
      <w:pPr>
        <w:spacing w:after="0" w:line="360" w:lineRule="auto"/>
        <w:jc w:val="both"/>
        <w:rPr>
          <w:ins w:id="19" w:author="Eduardo Sakaue" w:date="2017-07-13T19:03:00Z"/>
          <w:rFonts w:ascii="Times New Roman" w:hAnsi="Times New Roman" w:cs="Times New Roman"/>
          <w:sz w:val="28"/>
        </w:rPr>
      </w:pPr>
      <w:ins w:id="20" w:author="Eduardo Sakaue" w:date="2017-07-13T19:03:00Z">
        <w:r>
          <w:rPr>
            <w:rFonts w:ascii="Times New Roman" w:hAnsi="Times New Roman" w:cs="Times New Roman"/>
            <w:sz w:val="28"/>
          </w:rPr>
          <w:t>Plataforma</w:t>
        </w:r>
      </w:ins>
    </w:p>
    <w:p w14:paraId="2C8CDDDF" w14:textId="77777777" w:rsidR="00025579" w:rsidRDefault="00025579">
      <w:pPr>
        <w:spacing w:after="0" w:line="360" w:lineRule="auto"/>
        <w:jc w:val="both"/>
        <w:rPr>
          <w:ins w:id="21" w:author="Eduardo Sakaue" w:date="2017-07-13T19:01:00Z"/>
          <w:rFonts w:ascii="Times New Roman" w:hAnsi="Times New Roman" w:cs="Times New Roman"/>
          <w:sz w:val="28"/>
        </w:rPr>
      </w:pPr>
    </w:p>
    <w:p w14:paraId="33286D8F" w14:textId="77777777" w:rsidR="00025579" w:rsidRDefault="00025579">
      <w:pPr>
        <w:spacing w:after="0" w:line="360" w:lineRule="auto"/>
        <w:jc w:val="both"/>
        <w:rPr>
          <w:rFonts w:ascii="Times New Roman" w:hAnsi="Times New Roman" w:cs="Times New Roman"/>
          <w:sz w:val="28"/>
        </w:rPr>
      </w:pPr>
      <w:ins w:id="22" w:author="Eduardo Sakaue" w:date="2017-07-13T19:01:00Z">
        <w:r>
          <w:rPr>
            <w:rFonts w:ascii="Times New Roman" w:hAnsi="Times New Roman" w:cs="Times New Roman"/>
            <w:sz w:val="28"/>
          </w:rPr>
          <w:t>Os requisitos deste projeto s</w:t>
        </w:r>
      </w:ins>
      <w:ins w:id="23" w:author="Eduardo Sakaue" w:date="2017-07-13T19:02:00Z">
        <w:r>
          <w:rPr>
            <w:rFonts w:ascii="Times New Roman" w:hAnsi="Times New Roman" w:cs="Times New Roman"/>
            <w:sz w:val="28"/>
          </w:rPr>
          <w:t>ão:</w:t>
        </w:r>
      </w:ins>
    </w:p>
    <w:p w14:paraId="30FFCD9C" w14:textId="77777777" w:rsidR="00200A81" w:rsidRDefault="00573AFD">
      <w:pPr>
        <w:spacing w:after="0" w:line="360" w:lineRule="auto"/>
        <w:jc w:val="both"/>
        <w:rPr>
          <w:rFonts w:ascii="Times New Roman" w:eastAsia="Times New Roman" w:hAnsi="Times New Roman" w:cs="Times New Roman"/>
          <w:b/>
          <w:bCs/>
          <w:sz w:val="32"/>
          <w:szCs w:val="32"/>
        </w:rPr>
      </w:pPr>
      <w:commentRangeStart w:id="24"/>
      <w:r>
        <w:rPr>
          <w:rFonts w:ascii="Times New Roman" w:eastAsia="Times New Roman" w:hAnsi="Times New Roman" w:cs="Times New Roman"/>
          <w:b/>
          <w:bCs/>
          <w:sz w:val="32"/>
          <w:szCs w:val="32"/>
        </w:rPr>
        <w:t>Disponibilidade</w:t>
      </w:r>
      <w:commentRangeEnd w:id="24"/>
      <w:r w:rsidR="00025579">
        <w:rPr>
          <w:rStyle w:val="CommentReference"/>
        </w:rPr>
        <w:commentReference w:id="24"/>
      </w:r>
    </w:p>
    <w:p w14:paraId="607F9829" w14:textId="77777777"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14:paraId="19FD4978"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 xml:space="preserve">Garantir que o software estará sempre disponível para que os usuários consigam com qualidade na entrega do serviço em que ele foi proposto a fazer. </w:t>
      </w:r>
    </w:p>
    <w:p w14:paraId="24F83BA4"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disponível.</w:t>
      </w:r>
    </w:p>
    <w:p w14:paraId="6214BB26" w14:textId="77777777" w:rsidR="00200A81" w:rsidRDefault="00200A81">
      <w:pPr>
        <w:spacing w:after="0" w:line="360" w:lineRule="auto"/>
        <w:jc w:val="both"/>
        <w:rPr>
          <w:rFonts w:ascii="Times New Roman" w:hAnsi="Times New Roman" w:cs="Times New Roman"/>
          <w:sz w:val="28"/>
        </w:rPr>
      </w:pPr>
    </w:p>
    <w:p w14:paraId="505C7FF7" w14:textId="77777777" w:rsidR="00200A81" w:rsidDel="00025579" w:rsidRDefault="00573AFD">
      <w:pPr>
        <w:spacing w:after="0" w:line="360" w:lineRule="auto"/>
        <w:jc w:val="both"/>
        <w:rPr>
          <w:del w:id="25" w:author="Eduardo Sakaue" w:date="2017-07-13T19:06:00Z"/>
          <w:rFonts w:ascii="Times New Roman" w:eastAsia="Times New Roman" w:hAnsi="Times New Roman" w:cs="Times New Roman"/>
          <w:b/>
          <w:bCs/>
          <w:sz w:val="32"/>
          <w:szCs w:val="32"/>
        </w:rPr>
      </w:pPr>
      <w:del w:id="26" w:author="Eduardo Sakaue" w:date="2017-07-13T19:06:00Z">
        <w:r w:rsidDel="00025579">
          <w:rPr>
            <w:rFonts w:ascii="Times New Roman" w:eastAsia="Times New Roman" w:hAnsi="Times New Roman" w:cs="Times New Roman"/>
            <w:b/>
            <w:bCs/>
            <w:sz w:val="32"/>
            <w:szCs w:val="32"/>
          </w:rPr>
          <w:delText>Segurança</w:delText>
        </w:r>
      </w:del>
    </w:p>
    <w:p w14:paraId="07A5F46F" w14:textId="77777777" w:rsidR="00200A81" w:rsidDel="00025579" w:rsidRDefault="00573AFD">
      <w:pPr>
        <w:spacing w:after="0" w:line="360" w:lineRule="auto"/>
        <w:jc w:val="both"/>
        <w:rPr>
          <w:del w:id="27" w:author="Eduardo Sakaue" w:date="2017-07-13T19:06:00Z"/>
          <w:rFonts w:ascii="Times New Roman" w:hAnsi="Times New Roman" w:cs="Times New Roman"/>
          <w:sz w:val="28"/>
        </w:rPr>
      </w:pPr>
      <w:del w:id="28" w:author="Eduardo Sakaue" w:date="2017-07-13T19:06:00Z">
        <w:r w:rsidDel="00025579">
          <w:rPr>
            <w:rFonts w:ascii="Times New Roman" w:hAnsi="Times New Roman" w:cs="Times New Roman"/>
            <w:sz w:val="28"/>
          </w:rPr>
          <w:tab/>
        </w:r>
      </w:del>
    </w:p>
    <w:p w14:paraId="049F07AA" w14:textId="77777777" w:rsidR="00200A81" w:rsidDel="00025579" w:rsidRDefault="00573AFD">
      <w:pPr>
        <w:spacing w:after="0" w:line="360" w:lineRule="auto"/>
        <w:jc w:val="both"/>
        <w:rPr>
          <w:del w:id="29" w:author="Eduardo Sakaue" w:date="2017-07-13T19:06:00Z"/>
          <w:rFonts w:ascii="Times New Roman" w:eastAsia="Times New Roman" w:hAnsi="Times New Roman" w:cs="Times New Roman"/>
          <w:sz w:val="28"/>
          <w:szCs w:val="28"/>
        </w:rPr>
      </w:pPr>
      <w:del w:id="30" w:author="Eduardo Sakaue" w:date="2017-07-13T19:06:00Z">
        <w:r w:rsidDel="00025579">
          <w:rPr>
            <w:rFonts w:ascii="Times New Roman" w:hAnsi="Times New Roman" w:cs="Times New Roman"/>
            <w:sz w:val="28"/>
          </w:rPr>
          <w:tab/>
        </w:r>
        <w:r w:rsidDel="00025579">
          <w:rPr>
            <w:rFonts w:ascii="Times New Roman" w:eastAsia="Times New Roman" w:hAnsi="Times New Roman" w:cs="Times New Roman"/>
            <w:sz w:val="28"/>
            <w:szCs w:val="28"/>
          </w:rPr>
          <w:delText xml:space="preserve">Atividade realizada pelos setores de desenvolvimento e operação, utilizando de ferramentas e metodologias para garantir a segurança do </w:delText>
        </w:r>
        <w:r w:rsidDel="00025579">
          <w:rPr>
            <w:rFonts w:ascii="Times New Roman" w:eastAsia="Times New Roman" w:hAnsi="Times New Roman" w:cs="Times New Roman"/>
            <w:sz w:val="28"/>
            <w:szCs w:val="28"/>
          </w:rPr>
          <w:lastRenderedPageBreak/>
          <w:delText xml:space="preserve">software. Sua implementação é de suma importância, pois nenhum cliente deseja que suas informações estejam disponíveis nas mãos de terceiros. Outra questão que tem que ser destacada são os possíveis ataques que aplicação pode sofrer, e com um alto nível de segurança alcançado, o software estará seguro quando a possíveis quedas. </w:delText>
        </w:r>
      </w:del>
    </w:p>
    <w:p w14:paraId="63F5C738" w14:textId="77777777" w:rsidR="00200A81" w:rsidRDefault="00200A81">
      <w:pPr>
        <w:spacing w:after="0" w:line="360" w:lineRule="auto"/>
        <w:jc w:val="both"/>
        <w:rPr>
          <w:rFonts w:ascii="Times New Roman" w:hAnsi="Times New Roman" w:cs="Times New Roman"/>
          <w:b/>
          <w:sz w:val="32"/>
        </w:rPr>
      </w:pPr>
    </w:p>
    <w:p w14:paraId="66E88D9A" w14:textId="77777777" w:rsidR="00200A81" w:rsidRDefault="00200A81">
      <w:pPr>
        <w:spacing w:after="0" w:line="360" w:lineRule="auto"/>
        <w:jc w:val="both"/>
        <w:rPr>
          <w:rFonts w:ascii="Times New Roman" w:eastAsia="Times New Roman" w:hAnsi="Times New Roman" w:cs="Times New Roman"/>
          <w:b/>
          <w:bCs/>
          <w:sz w:val="32"/>
          <w:szCs w:val="32"/>
        </w:rPr>
      </w:pPr>
    </w:p>
    <w:p w14:paraId="028D3A1F" w14:textId="77777777" w:rsidR="00200A81" w:rsidDel="00DF6EAB" w:rsidRDefault="00573AFD">
      <w:pPr>
        <w:spacing w:after="0" w:line="360" w:lineRule="auto"/>
        <w:jc w:val="both"/>
        <w:rPr>
          <w:del w:id="31" w:author="Eduardo Sakaue" w:date="2017-07-13T19:07:00Z"/>
          <w:rFonts w:ascii="Times New Roman" w:eastAsia="Times New Roman" w:hAnsi="Times New Roman" w:cs="Times New Roman"/>
          <w:b/>
          <w:bCs/>
          <w:sz w:val="32"/>
          <w:szCs w:val="32"/>
        </w:rPr>
      </w:pPr>
      <w:del w:id="32" w:author="Eduardo Sakaue" w:date="2017-07-13T19:07:00Z">
        <w:r w:rsidDel="00DF6EAB">
          <w:rPr>
            <w:rFonts w:ascii="Times New Roman" w:eastAsia="Times New Roman" w:hAnsi="Times New Roman" w:cs="Times New Roman"/>
            <w:b/>
            <w:bCs/>
            <w:sz w:val="32"/>
            <w:szCs w:val="32"/>
          </w:rPr>
          <w:delText>Escalabilidade</w:delText>
        </w:r>
      </w:del>
    </w:p>
    <w:p w14:paraId="7EFB5D52" w14:textId="77777777" w:rsidR="00200A81" w:rsidRDefault="00200A81">
      <w:pPr>
        <w:spacing w:after="0" w:line="360" w:lineRule="auto"/>
        <w:jc w:val="both"/>
        <w:rPr>
          <w:rFonts w:ascii="Times New Roman" w:eastAsia="Times New Roman" w:hAnsi="Times New Roman" w:cs="Times New Roman"/>
          <w:b/>
          <w:bCs/>
          <w:sz w:val="32"/>
          <w:szCs w:val="32"/>
        </w:rPr>
      </w:pPr>
    </w:p>
    <w:p w14:paraId="0C381D7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Capacidade de poder aumentar a capacidade de demanda de requisições que o sistema suportará, de maneira fácil e com total controle sobre os recursos utilizados.</w:t>
      </w:r>
    </w:p>
    <w:p w14:paraId="5FCFF0D7" w14:textId="77777777" w:rsidR="00200A81" w:rsidRDefault="00200A81">
      <w:pPr>
        <w:spacing w:after="0" w:line="360" w:lineRule="auto"/>
        <w:ind w:firstLine="708"/>
        <w:jc w:val="both"/>
        <w:rPr>
          <w:rFonts w:ascii="Times New Roman" w:hAnsi="Times New Roman" w:cs="Times New Roman"/>
          <w:sz w:val="28"/>
        </w:rPr>
      </w:pPr>
    </w:p>
    <w:p w14:paraId="47575D4B" w14:textId="77777777" w:rsidR="00200A81" w:rsidRDefault="00573AFD">
      <w:pPr>
        <w:spacing w:after="0" w:line="360" w:lineRule="auto"/>
        <w:jc w:val="both"/>
        <w:rPr>
          <w:rFonts w:ascii="Times New Roman" w:eastAsia="Times New Roman" w:hAnsi="Times New Roman" w:cs="Times New Roman"/>
          <w:b/>
          <w:bCs/>
          <w:sz w:val="28"/>
          <w:szCs w:val="28"/>
        </w:rPr>
      </w:pPr>
      <w:commentRangeStart w:id="33"/>
      <w:r>
        <w:rPr>
          <w:rFonts w:ascii="Times New Roman" w:eastAsia="Times New Roman" w:hAnsi="Times New Roman" w:cs="Times New Roman"/>
          <w:b/>
          <w:bCs/>
          <w:sz w:val="28"/>
          <w:szCs w:val="28"/>
        </w:rPr>
        <w:t>Elasticidade</w:t>
      </w:r>
      <w:commentRangeEnd w:id="33"/>
      <w:r w:rsidR="00DF6EAB">
        <w:rPr>
          <w:rStyle w:val="CommentReference"/>
        </w:rPr>
        <w:commentReference w:id="33"/>
      </w:r>
      <w:ins w:id="34" w:author="Eduardo Sakaue" w:date="2017-07-13T19:07:00Z">
        <w:r w:rsidR="00DF6EAB">
          <w:rPr>
            <w:rFonts w:ascii="Times New Roman" w:eastAsia="Times New Roman" w:hAnsi="Times New Roman" w:cs="Times New Roman"/>
            <w:b/>
            <w:bCs/>
            <w:sz w:val="28"/>
            <w:szCs w:val="28"/>
          </w:rPr>
          <w:t xml:space="preserve"> </w:t>
        </w:r>
      </w:ins>
    </w:p>
    <w:p w14:paraId="7DA2E361" w14:textId="77777777" w:rsidR="00200A81" w:rsidRDefault="00200A81">
      <w:pPr>
        <w:spacing w:after="0" w:line="360" w:lineRule="auto"/>
        <w:jc w:val="both"/>
        <w:rPr>
          <w:rFonts w:ascii="Times New Roman" w:hAnsi="Times New Roman" w:cs="Times New Roman"/>
          <w:b/>
          <w:sz w:val="28"/>
        </w:rPr>
      </w:pPr>
    </w:p>
    <w:p w14:paraId="6CF9F7F9" w14:textId="77777777" w:rsidR="00200A81" w:rsidRDefault="00573AFD">
      <w:pPr>
        <w:spacing w:after="0" w:line="360" w:lineRule="auto"/>
        <w:ind w:firstLine="708"/>
        <w:jc w:val="both"/>
        <w:rPr>
          <w:rFonts w:ascii="Times New Roman" w:eastAsia="Times New Roman" w:hAnsi="Times New Roman" w:cs="Times New Roman"/>
          <w:sz w:val="28"/>
          <w:szCs w:val="28"/>
        </w:rPr>
      </w:pPr>
      <w:r>
        <w:rPr>
          <w:sz w:val="28"/>
          <w:szCs w:val="28"/>
        </w:rPr>
        <w:t>A</w:t>
      </w:r>
      <w:r>
        <w:rPr>
          <w:rFonts w:ascii="Times New Roman" w:eastAsia="Times New Roman" w:hAnsi="Times New Roman" w:cs="Times New Roman"/>
          <w:sz w:val="28"/>
          <w:szCs w:val="28"/>
        </w:rPr>
        <w:t xml:space="preserve"> elasticidade é um grande recurso disponibilizado por alguns fornecedores de computação na nuvem (Cloud Computing) onde a infraestrutura se adapta à demanda, alocando mais recursos conforme a demanda por processamento aumenta e liberando estes recursos computacionais na medida em que a demanda diminui.</w:t>
      </w:r>
      <w:del w:id="35" w:author="Eduardo Sakaue" w:date="2017-07-13T19:07:00Z">
        <w:r w:rsidDel="00DF6EAB">
          <w:rPr>
            <w:rFonts w:ascii="Times New Roman" w:hAnsi="Times New Roman" w:cs="Times New Roman"/>
            <w:sz w:val="28"/>
          </w:rPr>
          <w:tab/>
        </w:r>
        <w:r w:rsidDel="00DF6EAB">
          <w:rPr>
            <w:rFonts w:ascii="Times New Roman" w:eastAsia="Times New Roman" w:hAnsi="Times New Roman" w:cs="Times New Roman"/>
            <w:sz w:val="28"/>
            <w:szCs w:val="28"/>
          </w:rPr>
          <w:delText xml:space="preserve"> </w:delText>
        </w:r>
      </w:del>
    </w:p>
    <w:p w14:paraId="4CAAEF7C" w14:textId="77777777"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14:paraId="54B254C4"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Entrega </w:t>
      </w:r>
      <w:commentRangeStart w:id="36"/>
      <w:r>
        <w:rPr>
          <w:rFonts w:ascii="Times New Roman" w:eastAsia="Times New Roman" w:hAnsi="Times New Roman" w:cs="Times New Roman"/>
          <w:b/>
          <w:bCs/>
          <w:sz w:val="28"/>
          <w:szCs w:val="28"/>
        </w:rPr>
        <w:t>Contínua</w:t>
      </w:r>
      <w:commentRangeEnd w:id="36"/>
      <w:r w:rsidR="00DF6EAB">
        <w:rPr>
          <w:rStyle w:val="CommentReference"/>
        </w:rPr>
        <w:commentReference w:id="36"/>
      </w:r>
    </w:p>
    <w:p w14:paraId="586AD28C" w14:textId="77777777" w:rsidR="00200A81" w:rsidRDefault="00573AFD">
      <w:pPr>
        <w:spacing w:after="0" w:line="360" w:lineRule="auto"/>
        <w:jc w:val="both"/>
        <w:rPr>
          <w:rFonts w:ascii="Times New Roman" w:hAnsi="Times New Roman" w:cs="Times New Roman"/>
          <w:b/>
          <w:sz w:val="28"/>
        </w:rPr>
      </w:pPr>
      <w:r>
        <w:rPr>
          <w:rFonts w:ascii="Times New Roman" w:hAnsi="Times New Roman" w:cs="Times New Roman"/>
          <w:b/>
          <w:sz w:val="28"/>
        </w:rPr>
        <w:tab/>
      </w:r>
    </w:p>
    <w:p w14:paraId="151C1B8E"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28"/>
        </w:rPr>
        <w:tab/>
      </w:r>
      <w:r>
        <w:rPr>
          <w:rFonts w:ascii="Times New Roman" w:eastAsia="Times New Roman" w:hAnsi="Times New Roman" w:cs="Times New Roman"/>
          <w:sz w:val="28"/>
          <w:szCs w:val="28"/>
        </w:rPr>
        <w:t>A Entrega Contínua é um conjunto de práticas que tem como objetivo garantir que o novo código pode ser implantado no ambiente de produção a qualquer momento, já a implantação contínua leva um passo mais longe.</w:t>
      </w:r>
    </w:p>
    <w:p w14:paraId="7259D021" w14:textId="77777777" w:rsidR="00200A81" w:rsidRDefault="00200A81">
      <w:pPr>
        <w:spacing w:after="0" w:line="360" w:lineRule="auto"/>
        <w:jc w:val="both"/>
        <w:rPr>
          <w:rFonts w:ascii="Times New Roman" w:hAnsi="Times New Roman" w:cs="Times New Roman"/>
          <w:sz w:val="28"/>
        </w:rPr>
      </w:pPr>
    </w:p>
    <w:p w14:paraId="7A926F01" w14:textId="77777777" w:rsidR="00200A81" w:rsidRDefault="00573AFD">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noProof/>
          <w:sz w:val="28"/>
          <w:lang w:eastAsia="pt-BR"/>
        </w:rPr>
        <w:drawing>
          <wp:inline distT="0" distB="0" distL="0" distR="0" wp14:anchorId="3B14EE97" wp14:editId="2D11E17C">
            <wp:extent cx="3924300" cy="2333625"/>
            <wp:effectExtent l="0" t="0" r="0" b="0"/>
            <wp:docPr id="1" name="Picture"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ntrega contínua"/>
                    <pic:cNvPicPr>
                      <a:picLocks noChangeAspect="1" noChangeArrowheads="1"/>
                    </pic:cNvPicPr>
                  </pic:nvPicPr>
                  <pic:blipFill>
                    <a:blip r:embed="rId9"/>
                    <a:stretch>
                      <a:fillRect/>
                    </a:stretch>
                  </pic:blipFill>
                  <pic:spPr bwMode="auto">
                    <a:xfrm>
                      <a:off x="0" y="0"/>
                      <a:ext cx="3924300" cy="2333625"/>
                    </a:xfrm>
                    <a:prstGeom prst="rect">
                      <a:avLst/>
                    </a:prstGeom>
                    <a:noFill/>
                    <a:ln w="9525">
                      <a:noFill/>
                      <a:miter lim="800000"/>
                      <a:headEnd/>
                      <a:tailEnd/>
                    </a:ln>
                  </pic:spPr>
                </pic:pic>
              </a:graphicData>
            </a:graphic>
          </wp:inline>
        </w:drawing>
      </w:r>
    </w:p>
    <w:p w14:paraId="5EB984A7"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1.0 -  Entrega Contínua</w:t>
      </w:r>
    </w:p>
    <w:p w14:paraId="0E22EE49"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CLOUD COMPUTING</w:t>
      </w:r>
    </w:p>
    <w:p w14:paraId="6D1C2468" w14:textId="77777777" w:rsidR="00200A81" w:rsidDel="00DF6EAB" w:rsidRDefault="00573AFD">
      <w:pPr>
        <w:pStyle w:val="NormalWeb"/>
        <w:shd w:val="clear" w:color="auto" w:fill="FFFFFF"/>
        <w:spacing w:before="280" w:line="360" w:lineRule="auto"/>
        <w:jc w:val="both"/>
        <w:rPr>
          <w:del w:id="37" w:author="Eduardo Sakaue" w:date="2017-07-13T19:14:00Z"/>
          <w:rFonts w:ascii="Calibri" w:hAnsi="Calibri"/>
          <w:sz w:val="28"/>
          <w:szCs w:val="28"/>
          <w:lang w:eastAsia="en-US"/>
        </w:rPr>
      </w:pPr>
      <w:del w:id="38" w:author="Eduardo Sakaue" w:date="2017-07-13T19:14:00Z">
        <w:r w:rsidDel="00DF6EAB">
          <w:rPr>
            <w:b/>
            <w:sz w:val="28"/>
          </w:rPr>
          <w:tab/>
        </w:r>
        <w:r w:rsidDel="00DF6EAB">
          <w:rPr>
            <w:rFonts w:ascii="Calibri" w:hAnsi="Calibri"/>
            <w:sz w:val="28"/>
            <w:szCs w:val="28"/>
            <w:lang w:eastAsia="en-US"/>
          </w:rPr>
          <w:delText>Cloud computing ou computação em nuvem, basicamente é definida como acesso ao software diretamente através de um navegador web, de qualquer lugar e independente da plataforma, como se estivesse instalado convencionalmente no computador do usuário.</w:delText>
        </w:r>
      </w:del>
    </w:p>
    <w:p w14:paraId="6BADAB54" w14:textId="77777777" w:rsidR="00200A81" w:rsidDel="00DF6EAB" w:rsidRDefault="00573AFD">
      <w:pPr>
        <w:shd w:val="clear" w:color="auto" w:fill="FFFFFF"/>
        <w:spacing w:before="225" w:after="225" w:line="360" w:lineRule="auto"/>
        <w:jc w:val="both"/>
        <w:rPr>
          <w:del w:id="39" w:author="Eduardo Sakaue" w:date="2017-07-13T19:14:00Z"/>
          <w:rFonts w:ascii="Times New Roman" w:eastAsia="Times New Roman" w:hAnsi="Times New Roman" w:cs="Times New Roman"/>
          <w:sz w:val="28"/>
          <w:szCs w:val="28"/>
        </w:rPr>
      </w:pPr>
      <w:del w:id="40" w:author="Eduardo Sakaue" w:date="2017-07-13T19:14:00Z">
        <w:r w:rsidDel="00DF6EAB">
          <w:rPr>
            <w:rFonts w:ascii="Times New Roman" w:eastAsia="Times New Roman" w:hAnsi="Times New Roman" w:cs="Times New Roman"/>
            <w:sz w:val="28"/>
            <w:szCs w:val="28"/>
          </w:rPr>
          <w:delText>Atualmente, a computação em nuvem é dividida da seguinte forma:</w:delText>
        </w:r>
      </w:del>
    </w:p>
    <w:p w14:paraId="0092B7F8" w14:textId="77777777" w:rsidR="00200A81" w:rsidDel="00DF6EAB" w:rsidRDefault="00573AFD">
      <w:pPr>
        <w:shd w:val="clear" w:color="auto" w:fill="FFFFFF"/>
        <w:spacing w:before="225" w:after="225" w:line="360" w:lineRule="auto"/>
        <w:jc w:val="both"/>
        <w:rPr>
          <w:del w:id="41" w:author="Eduardo Sakaue" w:date="2017-07-13T19:14:00Z"/>
          <w:rFonts w:ascii="Times New Roman" w:eastAsia="Times New Roman" w:hAnsi="Times New Roman" w:cs="Times New Roman"/>
          <w:sz w:val="28"/>
          <w:szCs w:val="28"/>
        </w:rPr>
      </w:pPr>
      <w:del w:id="42" w:author="Eduardo Sakaue" w:date="2017-07-13T19:14:00Z">
        <w:r w:rsidDel="00DF6EAB">
          <w:rPr>
            <w:rFonts w:ascii="Times New Roman" w:eastAsia="Times New Roman" w:hAnsi="Times New Roman" w:cs="Times New Roman"/>
            <w:sz w:val="28"/>
            <w:szCs w:val="28"/>
          </w:rPr>
          <w:delText>IaaS - Infrastructure as a Service ou Infra-estrutura como Serviço: quando se utiliza uma porcentagem de um servidor, geralmente com configuração que se adeque à sua necessidade.</w:delText>
        </w:r>
      </w:del>
    </w:p>
    <w:p w14:paraId="17A861B7" w14:textId="77777777" w:rsidR="00200A81" w:rsidDel="00DF6EAB" w:rsidRDefault="00573AFD">
      <w:pPr>
        <w:shd w:val="clear" w:color="auto" w:fill="FFFFFF"/>
        <w:spacing w:before="225" w:after="225" w:line="360" w:lineRule="auto"/>
        <w:jc w:val="both"/>
        <w:rPr>
          <w:del w:id="43" w:author="Eduardo Sakaue" w:date="2017-07-13T19:14:00Z"/>
          <w:rFonts w:ascii="Times New Roman" w:eastAsia="Times New Roman" w:hAnsi="Times New Roman" w:cs="Times New Roman"/>
          <w:sz w:val="28"/>
          <w:szCs w:val="28"/>
        </w:rPr>
      </w:pPr>
      <w:del w:id="44" w:author="Eduardo Sakaue" w:date="2017-07-13T19:14:00Z">
        <w:r w:rsidDel="00DF6EAB">
          <w:rPr>
            <w:rFonts w:ascii="Times New Roman" w:eastAsia="Times New Roman" w:hAnsi="Times New Roman" w:cs="Times New Roman"/>
            <w:sz w:val="28"/>
            <w:szCs w:val="28"/>
          </w:rPr>
          <w:delText>PaaS - Plataform as a Service ou Plataforma como Serviço: utilizando-se apenas uma plataforma como um banco de dados, um web-service, etc. (p.ex.: Windows Azure).</w:delText>
        </w:r>
      </w:del>
    </w:p>
    <w:p w14:paraId="31B95AEF" w14:textId="77777777" w:rsidR="00200A81" w:rsidDel="00DF6EAB" w:rsidRDefault="00573AFD">
      <w:pPr>
        <w:shd w:val="clear" w:color="auto" w:fill="FFFFFF"/>
        <w:spacing w:before="225" w:after="225" w:line="360" w:lineRule="auto"/>
        <w:jc w:val="both"/>
        <w:rPr>
          <w:del w:id="45" w:author="Eduardo Sakaue" w:date="2017-07-13T19:14:00Z"/>
          <w:rFonts w:ascii="Times New Roman" w:eastAsia="Times New Roman" w:hAnsi="Times New Roman" w:cs="Times New Roman"/>
          <w:sz w:val="28"/>
          <w:szCs w:val="28"/>
        </w:rPr>
      </w:pPr>
      <w:del w:id="46" w:author="Eduardo Sakaue" w:date="2017-07-13T19:14:00Z">
        <w:r w:rsidDel="00DF6EAB">
          <w:rPr>
            <w:rFonts w:ascii="Times New Roman" w:eastAsia="Times New Roman" w:hAnsi="Times New Roman" w:cs="Times New Roman"/>
            <w:sz w:val="28"/>
            <w:szCs w:val="28"/>
          </w:rPr>
          <w:delText>DaaS - Development as a Service ou Desenvolvimento como Serviço: as ferramentas de desenvolvimento tomam forma no cloud computing como ferramentas compartilhadas.</w:delText>
        </w:r>
      </w:del>
    </w:p>
    <w:p w14:paraId="2EE263AC" w14:textId="77777777" w:rsidR="00200A81" w:rsidDel="00DF6EAB" w:rsidRDefault="00573AFD">
      <w:pPr>
        <w:shd w:val="clear" w:color="auto" w:fill="FFFFFF"/>
        <w:spacing w:before="225" w:after="225" w:line="360" w:lineRule="auto"/>
        <w:jc w:val="both"/>
        <w:rPr>
          <w:del w:id="47" w:author="Eduardo Sakaue" w:date="2017-07-13T19:14:00Z"/>
          <w:rFonts w:ascii="Times New Roman" w:eastAsia="Times New Roman" w:hAnsi="Times New Roman" w:cs="Times New Roman"/>
          <w:sz w:val="28"/>
          <w:szCs w:val="28"/>
        </w:rPr>
      </w:pPr>
      <w:del w:id="48" w:author="Eduardo Sakaue" w:date="2017-07-13T19:14:00Z">
        <w:r w:rsidDel="00DF6EAB">
          <w:rPr>
            <w:rFonts w:ascii="Times New Roman" w:eastAsia="Times New Roman" w:hAnsi="Times New Roman" w:cs="Times New Roman"/>
            <w:sz w:val="28"/>
            <w:szCs w:val="28"/>
          </w:rPr>
          <w:lastRenderedPageBreak/>
          <w:delText>SaaS - Software as a Service ou Software como Serviço: uso de um software em regime de utilização web (p.ex.: Google Docs, Microsoft SharePoint Online).</w:delText>
        </w:r>
      </w:del>
    </w:p>
    <w:p w14:paraId="3E167B57" w14:textId="77777777" w:rsidR="00200A81" w:rsidDel="00DF6EAB" w:rsidRDefault="00573AFD">
      <w:pPr>
        <w:shd w:val="clear" w:color="auto" w:fill="FFFFFF"/>
        <w:spacing w:before="225" w:after="225" w:line="360" w:lineRule="auto"/>
        <w:jc w:val="both"/>
        <w:rPr>
          <w:del w:id="49" w:author="Eduardo Sakaue" w:date="2017-07-13T19:14:00Z"/>
          <w:rFonts w:ascii="Times New Roman" w:eastAsia="Times New Roman" w:hAnsi="Times New Roman" w:cs="Times New Roman"/>
          <w:sz w:val="28"/>
          <w:szCs w:val="28"/>
        </w:rPr>
      </w:pPr>
      <w:del w:id="50" w:author="Eduardo Sakaue" w:date="2017-07-13T19:14:00Z">
        <w:r w:rsidDel="00DF6EAB">
          <w:rPr>
            <w:rFonts w:ascii="Times New Roman" w:eastAsia="Times New Roman" w:hAnsi="Times New Roman" w:cs="Times New Roman"/>
            <w:sz w:val="28"/>
            <w:szCs w:val="28"/>
          </w:rPr>
          <w:delText>CaaS - Communication as a Service ou Comunicação como Serviço: uso de uma solução de Comunicação Unificada hospedada em Data Center do provedor ou fabricante (p.ex.: Microsoft Lync).</w:delText>
        </w:r>
      </w:del>
    </w:p>
    <w:p w14:paraId="7F867D20" w14:textId="77777777" w:rsidR="00200A81" w:rsidDel="00DF6EAB" w:rsidRDefault="00573AFD">
      <w:pPr>
        <w:shd w:val="clear" w:color="auto" w:fill="FFFFFF"/>
        <w:spacing w:before="225" w:after="225" w:line="360" w:lineRule="auto"/>
        <w:jc w:val="both"/>
        <w:rPr>
          <w:del w:id="51" w:author="Eduardo Sakaue" w:date="2017-07-13T19:14:00Z"/>
          <w:rFonts w:ascii="Times New Roman" w:eastAsia="Times New Roman" w:hAnsi="Times New Roman" w:cs="Times New Roman"/>
          <w:sz w:val="28"/>
          <w:szCs w:val="28"/>
        </w:rPr>
      </w:pPr>
      <w:del w:id="52" w:author="Eduardo Sakaue" w:date="2017-07-13T19:14:00Z">
        <w:r w:rsidDel="00DF6EAB">
          <w:rPr>
            <w:rFonts w:ascii="Times New Roman" w:eastAsia="Times New Roman" w:hAnsi="Times New Roman" w:cs="Times New Roman"/>
            <w:sz w:val="28"/>
            <w:szCs w:val="28"/>
          </w:rPr>
          <w:delText>EaaS - Everything as a Service ou Tudo como Serviço: quando se utiliza tudo, infraestrurura, plataformas, software, suporte, enfim, o que envolve T.I.C. (Tecnologia da Informação e Comunicação).</w:delText>
        </w:r>
      </w:del>
    </w:p>
    <w:p w14:paraId="657B25E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SERVIDOR</w:t>
      </w:r>
    </w:p>
    <w:p w14:paraId="406A746C" w14:textId="77777777" w:rsidR="00200A81" w:rsidRDefault="00200A81">
      <w:pPr>
        <w:spacing w:after="0" w:line="360" w:lineRule="auto"/>
        <w:jc w:val="both"/>
        <w:rPr>
          <w:rFonts w:ascii="Times New Roman" w:hAnsi="Times New Roman" w:cs="Times New Roman"/>
          <w:sz w:val="28"/>
        </w:rPr>
      </w:pPr>
    </w:p>
    <w:p w14:paraId="4F013B16"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Computador desenvolvido para fornecer serviço de software a outros computadores que estiverem conectados a ele ou a mesma rede. </w:t>
      </w:r>
    </w:p>
    <w:p w14:paraId="7D448B63"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Foram pensados para aguentar cargas mais pesadas de trabalho e mais aplicativos em seu conteúdo. Buscando diminuir o tempo de espera em inatividade, assim aumentando a produtividade.</w:t>
      </w:r>
    </w:p>
    <w:p w14:paraId="49A45158" w14:textId="77777777" w:rsidR="00200A81" w:rsidRDefault="00200A81">
      <w:pPr>
        <w:spacing w:after="0" w:line="360" w:lineRule="auto"/>
        <w:jc w:val="both"/>
        <w:rPr>
          <w:rFonts w:ascii="Times New Roman" w:hAnsi="Times New Roman" w:cs="Times New Roman"/>
        </w:rPr>
      </w:pPr>
    </w:p>
    <w:p w14:paraId="3FD18AE4"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III  (Desenvolvimento)</w:t>
      </w:r>
    </w:p>
    <w:p w14:paraId="64CA1236" w14:textId="77777777" w:rsidR="00200A81" w:rsidRDefault="00573AFD">
      <w:pPr>
        <w:spacing w:after="0" w:line="360" w:lineRule="auto"/>
        <w:jc w:val="both"/>
        <w:rPr>
          <w:ins w:id="53" w:author="Eduardo Sakaue" w:date="2017-07-13T19:21:00Z"/>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3729831A" w14:textId="77777777" w:rsidR="00DF6EAB" w:rsidRDefault="00DF6EAB">
      <w:pPr>
        <w:spacing w:after="0" w:line="360" w:lineRule="auto"/>
        <w:jc w:val="both"/>
        <w:rPr>
          <w:ins w:id="54" w:author="Eduardo Sakaue" w:date="2017-07-13T19:21:00Z"/>
          <w:rFonts w:ascii="Times New Roman" w:eastAsia="Times New Roman" w:hAnsi="Times New Roman" w:cs="Times New Roman"/>
          <w:b/>
          <w:bCs/>
          <w:sz w:val="32"/>
          <w:szCs w:val="32"/>
        </w:rPr>
      </w:pPr>
      <w:ins w:id="55" w:author="Eduardo Sakaue" w:date="2017-07-13T19:21:00Z">
        <w:r>
          <w:rPr>
            <w:rFonts w:ascii="Times New Roman" w:eastAsia="Times New Roman" w:hAnsi="Times New Roman" w:cs="Times New Roman"/>
            <w:b/>
            <w:bCs/>
            <w:sz w:val="32"/>
            <w:szCs w:val="32"/>
          </w:rPr>
          <w:t>Pegar o diagrama e colocar as tecnologias</w:t>
        </w:r>
      </w:ins>
    </w:p>
    <w:p w14:paraId="4E973BFC" w14:textId="77777777" w:rsidR="00DF6EAB" w:rsidRDefault="00DF6EAB">
      <w:pPr>
        <w:spacing w:after="0" w:line="360" w:lineRule="auto"/>
        <w:jc w:val="both"/>
        <w:rPr>
          <w:ins w:id="56" w:author="Eduardo Sakaue" w:date="2017-07-13T19:21:00Z"/>
          <w:rFonts w:ascii="Times New Roman" w:eastAsia="Times New Roman" w:hAnsi="Times New Roman" w:cs="Times New Roman"/>
          <w:b/>
          <w:bCs/>
          <w:sz w:val="32"/>
          <w:szCs w:val="32"/>
        </w:rPr>
      </w:pPr>
    </w:p>
    <w:p w14:paraId="1AE50D96" w14:textId="77777777" w:rsidR="00DF6EAB" w:rsidRDefault="006839B3">
      <w:pPr>
        <w:spacing w:after="0" w:line="360" w:lineRule="auto"/>
        <w:jc w:val="both"/>
        <w:rPr>
          <w:ins w:id="57" w:author="Eduardo Sakaue" w:date="2017-07-13T19:22:00Z"/>
          <w:rFonts w:ascii="Times New Roman" w:eastAsia="Times New Roman" w:hAnsi="Times New Roman" w:cs="Times New Roman"/>
          <w:b/>
          <w:bCs/>
          <w:sz w:val="32"/>
          <w:szCs w:val="32"/>
        </w:rPr>
      </w:pPr>
      <w:ins w:id="58" w:author="Eduardo Sakaue" w:date="2017-07-13T19:22:00Z">
        <w:r>
          <w:rPr>
            <w:rFonts w:ascii="Times New Roman" w:eastAsia="Times New Roman" w:hAnsi="Times New Roman" w:cs="Times New Roman"/>
            <w:b/>
            <w:bCs/>
            <w:sz w:val="32"/>
            <w:szCs w:val="32"/>
          </w:rPr>
          <w:t>Explicar como utilizou cada uma delas</w:t>
        </w:r>
      </w:ins>
    </w:p>
    <w:p w14:paraId="60470191" w14:textId="77777777" w:rsidR="006839B3" w:rsidRDefault="006839B3">
      <w:pPr>
        <w:spacing w:after="0" w:line="360" w:lineRule="auto"/>
        <w:jc w:val="both"/>
        <w:rPr>
          <w:ins w:id="59" w:author="Eduardo Sakaue" w:date="2017-07-13T19:21:00Z"/>
          <w:rFonts w:ascii="Times New Roman" w:eastAsia="Times New Roman" w:hAnsi="Times New Roman" w:cs="Times New Roman"/>
          <w:b/>
          <w:bCs/>
          <w:sz w:val="32"/>
          <w:szCs w:val="32"/>
        </w:rPr>
      </w:pPr>
    </w:p>
    <w:p w14:paraId="1F13FBDB" w14:textId="77777777" w:rsidR="00DF6EAB" w:rsidRDefault="00DF6EAB">
      <w:pPr>
        <w:spacing w:after="0" w:line="360" w:lineRule="auto"/>
        <w:jc w:val="both"/>
        <w:rPr>
          <w:rFonts w:ascii="Times New Roman" w:eastAsia="Times New Roman" w:hAnsi="Times New Roman" w:cs="Times New Roman"/>
          <w:b/>
          <w:bCs/>
          <w:sz w:val="32"/>
          <w:szCs w:val="32"/>
        </w:rPr>
      </w:pPr>
    </w:p>
    <w:p w14:paraId="5CB1D4C7" w14:textId="77777777" w:rsidR="00200A81" w:rsidRDefault="00573AFD">
      <w:pPr>
        <w:spacing w:after="0" w:line="360" w:lineRule="auto"/>
        <w:jc w:val="both"/>
        <w:rPr>
          <w:rFonts w:ascii="Times New Roman" w:eastAsia="Times New Roman" w:hAnsi="Times New Roman" w:cs="Times New Roman"/>
          <w:b/>
          <w:bCs/>
          <w:sz w:val="32"/>
          <w:szCs w:val="32"/>
        </w:rPr>
      </w:pPr>
      <w:commentRangeStart w:id="60"/>
      <w:r>
        <w:rPr>
          <w:rFonts w:ascii="Times New Roman" w:eastAsia="Times New Roman" w:hAnsi="Times New Roman" w:cs="Times New Roman"/>
          <w:b/>
          <w:bCs/>
          <w:sz w:val="32"/>
          <w:szCs w:val="32"/>
        </w:rPr>
        <w:t>Microsoft Azure</w:t>
      </w:r>
    </w:p>
    <w:p w14:paraId="2D3CB66D" w14:textId="77777777" w:rsidR="00200A81" w:rsidRDefault="00200A81">
      <w:pPr>
        <w:spacing w:after="0" w:line="360" w:lineRule="auto"/>
        <w:jc w:val="both"/>
        <w:rPr>
          <w:rFonts w:ascii="Times New Roman" w:eastAsia="Times New Roman" w:hAnsi="Times New Roman" w:cs="Times New Roman"/>
          <w:b/>
          <w:bCs/>
          <w:sz w:val="32"/>
          <w:szCs w:val="32"/>
        </w:rPr>
      </w:pPr>
    </w:p>
    <w:p w14:paraId="0D2F4F2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lastRenderedPageBreak/>
        <w:tab/>
      </w:r>
      <w:r>
        <w:rPr>
          <w:rFonts w:ascii="Times New Roman" w:eastAsia="Times New Roman" w:hAnsi="Times New Roman" w:cs="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14:paraId="6AFCB0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Centro Paula Souza forneceu acesso a um host que está alocado na Plataforma Microsoft Azure.</w:t>
      </w:r>
    </w:p>
    <w:p w14:paraId="7B078D4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No Microsoft Azure podemos monitorar, controlar e criar diversos recursos tudo na nuvem. Para isso é necessário o conhecimento do que é necessário para satisfazer a sua necessidade.</w:t>
      </w:r>
    </w:p>
    <w:p w14:paraId="6BC4737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ou seja, criando um canal, onde acontecerão conexões entre dados dos aplicativos e o Ubuntu Server VM. </w:t>
      </w:r>
    </w:p>
    <w:p w14:paraId="6A8DF0B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configurar a liberação de portas no Microsoft Azure é necessário acessar o Grupo de Recursos, clicar em Network Security Group e dentro dessa opção realizar as configurações necessárias. Como no meu caso estou utilizando de aplicativos de serviço, foi necessário configurar individualmente as portas de entrada e saída para cada aplicativo instalado. </w:t>
      </w:r>
    </w:p>
    <w:p w14:paraId="6257C87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commentRangeEnd w:id="60"/>
      <w:r w:rsidR="006839B3">
        <w:rPr>
          <w:rStyle w:val="CommentReference"/>
        </w:rPr>
        <w:commentReference w:id="60"/>
      </w:r>
      <w:r>
        <w:rPr>
          <w:rFonts w:ascii="Times New Roman" w:eastAsia="Times New Roman" w:hAnsi="Times New Roman" w:cs="Times New Roman"/>
          <w:bCs/>
          <w:noProof/>
          <w:sz w:val="28"/>
          <w:szCs w:val="28"/>
          <w:lang w:eastAsia="pt-BR"/>
        </w:rPr>
        <w:drawing>
          <wp:inline distT="0" distB="0" distL="0" distR="0" wp14:anchorId="22042897" wp14:editId="1495FAD4">
            <wp:extent cx="5490845" cy="238506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5490845" cy="2385060"/>
                    </a:xfrm>
                    <a:prstGeom prst="rect">
                      <a:avLst/>
                    </a:prstGeom>
                    <a:noFill/>
                    <a:ln w="9525">
                      <a:noFill/>
                      <a:miter lim="800000"/>
                      <a:headEnd/>
                      <a:tailEnd/>
                    </a:ln>
                  </pic:spPr>
                </pic:pic>
              </a:graphicData>
            </a:graphic>
          </wp:inline>
        </w:drawing>
      </w:r>
    </w:p>
    <w:p w14:paraId="5CB3257F"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Regras de Segurança Azure Inbound</w:t>
      </w:r>
    </w:p>
    <w:p w14:paraId="5FB25AEB" w14:textId="77777777" w:rsidR="00200A81" w:rsidRDefault="00200A81">
      <w:pPr>
        <w:spacing w:after="0" w:line="360" w:lineRule="auto"/>
        <w:jc w:val="center"/>
        <w:rPr>
          <w:rFonts w:ascii="Times New Roman" w:eastAsia="Times New Roman" w:hAnsi="Times New Roman" w:cs="Times New Roman"/>
          <w:bCs/>
          <w:sz w:val="28"/>
          <w:szCs w:val="28"/>
        </w:rPr>
      </w:pPr>
    </w:p>
    <w:p w14:paraId="5856C4C8"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lastRenderedPageBreak/>
        <w:tab/>
      </w:r>
      <w:r>
        <w:rPr>
          <w:rFonts w:ascii="Times New Roman" w:eastAsia="Times New Roman" w:hAnsi="Times New Roman" w:cs="Times New Roman"/>
          <w:sz w:val="28"/>
          <w:szCs w:val="28"/>
        </w:rPr>
        <w:t>Configurando os Outbounds e Inbounds é possível acessar por meio externo ao Azure as aplicações instaladas no Docker dentro do Ubuntu Server.</w:t>
      </w:r>
    </w:p>
    <w:p w14:paraId="13C81D94"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Estas configurações são necessárias para que os recursos disponíveis na Virtual Machine sejam acessados fora do Host, ou seja, que aceite requisições por meio das portas configuradas e liberadas.</w:t>
      </w:r>
    </w:p>
    <w:p w14:paraId="7F235FF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Foram adicionado a este Grupo de Recursos as seguintes configurações:</w:t>
      </w:r>
    </w:p>
    <w:p w14:paraId="0B25CFEB" w14:textId="77777777" w:rsidR="00200A81" w:rsidRDefault="00200A81">
      <w:pPr>
        <w:spacing w:after="0" w:line="360" w:lineRule="auto"/>
        <w:jc w:val="both"/>
        <w:rPr>
          <w:rFonts w:ascii="Times New Roman" w:eastAsia="Times New Roman" w:hAnsi="Times New Roman" w:cs="Times New Roman"/>
          <w:b/>
          <w:sz w:val="28"/>
          <w:szCs w:val="28"/>
        </w:rPr>
      </w:pPr>
    </w:p>
    <w:p w14:paraId="44A6129C"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14:paraId="3224B2E7"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monitoramento dos containers.</w:t>
      </w:r>
    </w:p>
    <w:p w14:paraId="44F025A7" w14:textId="77777777" w:rsidR="00200A81" w:rsidRDefault="00200A81">
      <w:pPr>
        <w:spacing w:after="0" w:line="360" w:lineRule="auto"/>
        <w:jc w:val="both"/>
        <w:rPr>
          <w:rFonts w:ascii="Times New Roman" w:eastAsia="Times New Roman" w:hAnsi="Times New Roman" w:cs="Times New Roman"/>
          <w:b/>
          <w:sz w:val="28"/>
          <w:szCs w:val="28"/>
        </w:rPr>
      </w:pPr>
    </w:p>
    <w:p w14:paraId="4BE15A6C"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Porta 8080 </w:t>
      </w:r>
    </w:p>
    <w:p w14:paraId="1F56CA8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Haproxy Load Balancer, ele será responsável de controlar e balancear todas requisições feitas ao Back-End.</w:t>
      </w:r>
    </w:p>
    <w:p w14:paraId="5FA3BEEE" w14:textId="77777777" w:rsidR="00200A81" w:rsidRDefault="00200A81">
      <w:pPr>
        <w:spacing w:after="0" w:line="360" w:lineRule="auto"/>
        <w:jc w:val="both"/>
        <w:rPr>
          <w:rFonts w:ascii="Times New Roman" w:eastAsia="Times New Roman" w:hAnsi="Times New Roman" w:cs="Times New Roman"/>
          <w:b/>
          <w:sz w:val="28"/>
          <w:szCs w:val="28"/>
        </w:rPr>
      </w:pPr>
    </w:p>
    <w:p w14:paraId="27E0AB45"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14:paraId="711744B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14:paraId="24B4FC3A" w14:textId="77777777" w:rsidR="00200A81" w:rsidRDefault="00200A81">
      <w:pPr>
        <w:spacing w:after="0" w:line="360" w:lineRule="auto"/>
        <w:jc w:val="both"/>
        <w:rPr>
          <w:rFonts w:ascii="Times New Roman" w:eastAsia="Times New Roman" w:hAnsi="Times New Roman" w:cs="Times New Roman"/>
          <w:b/>
          <w:sz w:val="28"/>
          <w:szCs w:val="28"/>
        </w:rPr>
      </w:pPr>
    </w:p>
    <w:p w14:paraId="4E3CF065"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8081</w:t>
      </w:r>
    </w:p>
    <w:p w14:paraId="12DF3CC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destinada ao Nexus Repository, que irá hospedar todos artefatos e arquivo pom.xml gerados no build pelo Jenkins.</w:t>
      </w:r>
    </w:p>
    <w:p w14:paraId="192BF304" w14:textId="77777777" w:rsidR="00200A81" w:rsidRDefault="00200A81">
      <w:pPr>
        <w:spacing w:after="0" w:line="360" w:lineRule="auto"/>
        <w:jc w:val="both"/>
        <w:rPr>
          <w:rFonts w:ascii="Times New Roman" w:eastAsia="Times New Roman" w:hAnsi="Times New Roman" w:cs="Times New Roman"/>
          <w:b/>
          <w:sz w:val="28"/>
          <w:szCs w:val="28"/>
        </w:rPr>
      </w:pPr>
    </w:p>
    <w:p w14:paraId="4616ADEE"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14:paraId="6F1B564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configurada para acesso ao Banco de Dados Mysql.</w:t>
      </w:r>
    </w:p>
    <w:p w14:paraId="06C8F0CE" w14:textId="77777777" w:rsidR="00200A81" w:rsidRDefault="00200A81">
      <w:pPr>
        <w:spacing w:after="0" w:line="360" w:lineRule="auto"/>
        <w:jc w:val="both"/>
        <w:rPr>
          <w:rFonts w:ascii="Times New Roman" w:eastAsia="Times New Roman" w:hAnsi="Times New Roman" w:cs="Times New Roman"/>
          <w:b/>
          <w:bCs/>
          <w:sz w:val="32"/>
          <w:szCs w:val="32"/>
        </w:rPr>
      </w:pPr>
    </w:p>
    <w:p w14:paraId="65CAC5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Virtual Machine</w:t>
      </w:r>
    </w:p>
    <w:p w14:paraId="2F0BC30C" w14:textId="77777777" w:rsidR="00200A81" w:rsidRDefault="00200A81">
      <w:pPr>
        <w:spacing w:after="0" w:line="360" w:lineRule="auto"/>
        <w:jc w:val="both"/>
        <w:rPr>
          <w:rFonts w:ascii="Times New Roman" w:eastAsia="Times New Roman" w:hAnsi="Times New Roman" w:cs="Times New Roman"/>
          <w:b/>
          <w:bCs/>
          <w:sz w:val="32"/>
          <w:szCs w:val="32"/>
        </w:rPr>
      </w:pPr>
    </w:p>
    <w:p w14:paraId="714660D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Para desenvolvimento desta solução foi utilizado uma Virtual Machine, </w:t>
      </w:r>
      <w:r>
        <w:rPr>
          <w:rFonts w:ascii="Times New Roman" w:eastAsia="Times New Roman" w:hAnsi="Times New Roman" w:cs="Times New Roman"/>
          <w:sz w:val="28"/>
          <w:szCs w:val="28"/>
        </w:rPr>
        <w:t>que nada mais é que um computador como qualquer outro, porém, virtualizado, ou seja, não existe um dispositivo físico. Todos seus recursos estão disponíveis na internet por meio da plataforma integrada, e sendo necessário apenas a criação de uma conta na plataforma para a criação da VM.</w:t>
      </w:r>
    </w:p>
    <w:p w14:paraId="33FF5016"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Com a Virtual Machine irei reduzir o custo do projeto, pois não é necessário a aquisição de um computador para realizar o serviço de servidor. Todos recursos estarão disponíveis na forma virtualizada, ou seja, é criado todo um ambiente computacional, sendo ele composto por: Memória Principal (RAM), Memória Secunda (HD) e Processadores.</w:t>
      </w:r>
    </w:p>
    <w:p w14:paraId="64B026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54B818F3"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Ubuntu Server</w:t>
      </w:r>
    </w:p>
    <w:p w14:paraId="35A208DB" w14:textId="77777777" w:rsidR="00200A81" w:rsidRDefault="00200A81">
      <w:pPr>
        <w:spacing w:after="0" w:line="360" w:lineRule="auto"/>
        <w:jc w:val="both"/>
        <w:rPr>
          <w:rFonts w:ascii="Times New Roman" w:eastAsia="Times New Roman" w:hAnsi="Times New Roman" w:cs="Times New Roman"/>
          <w:b/>
          <w:bCs/>
          <w:sz w:val="32"/>
          <w:szCs w:val="32"/>
        </w:rPr>
      </w:pPr>
    </w:p>
    <w:p w14:paraId="243A8696"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Na Plataforma Microsoft Azure, existem diversas opções de Sistemas Operacionais que podem ser instalados, porém, foi disponibilizado pelo Centro Paula Souza uma Virtual Machine com sistema operacional Ubuntu Server 16.04 LTS (Long Term Suppport), sendo baseado em Software Livre, ele garante total liberdade do usuário de customização do ambiente computacional e a diversidade de programas que são criados por diversos desenvolvedores do mundo inteiro.</w:t>
      </w:r>
    </w:p>
    <w:p w14:paraId="7449F7D7"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w:t>
      </w:r>
      <w:r>
        <w:rPr>
          <w:rFonts w:ascii="Times New Roman" w:eastAsia="Times New Roman" w:hAnsi="Times New Roman" w:cs="Times New Roman"/>
          <w:sz w:val="28"/>
          <w:szCs w:val="28"/>
        </w:rPr>
        <w:lastRenderedPageBreak/>
        <w:t>que compartilham informações por meio de fóruns e todas essas informações são facilmente encontradas na internet.</w:t>
      </w:r>
    </w:p>
    <w:p w14:paraId="54B5DAA8"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Este Sistema Operacional é formado pelas seguintes configurações:</w:t>
      </w:r>
    </w:p>
    <w:p w14:paraId="5F923A11"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07CA929E" w14:textId="77777777" w:rsidR="00200A81" w:rsidRDefault="00573AFD">
      <w:pPr>
        <w:spacing w:after="0" w:line="360" w:lineRule="auto"/>
        <w:ind w:firstLine="708"/>
        <w:jc w:val="both"/>
      </w:pPr>
      <w:r>
        <w:rPr>
          <w:noProof/>
          <w:lang w:eastAsia="pt-BR"/>
        </w:rPr>
        <w:drawing>
          <wp:inline distT="0" distB="0" distL="0" distR="0" wp14:anchorId="58C465EA" wp14:editId="0186A61E">
            <wp:extent cx="5490845" cy="26193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5490845" cy="2619375"/>
                    </a:xfrm>
                    <a:prstGeom prst="rect">
                      <a:avLst/>
                    </a:prstGeom>
                    <a:noFill/>
                    <a:ln w="9525">
                      <a:noFill/>
                      <a:miter lim="800000"/>
                      <a:headEnd/>
                      <a:tailEnd/>
                    </a:ln>
                  </pic:spPr>
                </pic:pic>
              </a:graphicData>
            </a:graphic>
          </wp:inline>
        </w:drawing>
      </w:r>
    </w:p>
    <w:p w14:paraId="01677538" w14:textId="77777777" w:rsidR="00200A81" w:rsidRDefault="00200A81">
      <w:pPr>
        <w:spacing w:after="0" w:line="360" w:lineRule="auto"/>
        <w:jc w:val="both"/>
        <w:rPr>
          <w:rFonts w:ascii="Times New Roman" w:eastAsia="Times New Roman" w:hAnsi="Times New Roman" w:cs="Times New Roman"/>
          <w:b/>
          <w:bCs/>
          <w:sz w:val="32"/>
          <w:szCs w:val="32"/>
        </w:rPr>
      </w:pPr>
    </w:p>
    <w:p w14:paraId="7908933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Putty</w:t>
      </w:r>
    </w:p>
    <w:p w14:paraId="5903EBA9"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0674999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Para acesso ao Sistema Operacional foi utilizado um programa que emula terminais por meio de diversos tipos de conexão. Para que a conexão entre o Putty e o Sistema Operacional que estava hospedado dentro do Azure fosse feita de maneira segura, foi criado um usuário e senha no momento em que o Sistema Operacional é instalado.</w:t>
      </w:r>
    </w:p>
    <w:p w14:paraId="42345473" w14:textId="77777777" w:rsidR="00200A81" w:rsidRDefault="00200A81">
      <w:pPr>
        <w:spacing w:after="0" w:line="360" w:lineRule="auto"/>
        <w:jc w:val="both"/>
        <w:rPr>
          <w:rFonts w:ascii="Times New Roman" w:eastAsia="Times New Roman" w:hAnsi="Times New Roman" w:cs="Times New Roman"/>
          <w:bCs/>
          <w:sz w:val="28"/>
          <w:szCs w:val="28"/>
        </w:rPr>
      </w:pPr>
    </w:p>
    <w:p w14:paraId="6C989485" w14:textId="77777777" w:rsidR="00200A81" w:rsidRDefault="00573AFD">
      <w:pPr>
        <w:spacing w:after="0" w:line="360" w:lineRule="auto"/>
      </w:pPr>
      <w:r>
        <w:rPr>
          <w:noProof/>
          <w:lang w:eastAsia="pt-BR"/>
        </w:rPr>
        <w:lastRenderedPageBreak/>
        <w:drawing>
          <wp:inline distT="0" distB="0" distL="0" distR="0" wp14:anchorId="259F73CA" wp14:editId="7129CA46">
            <wp:extent cx="5490845" cy="3491865"/>
            <wp:effectExtent l="0" t="0" r="0" b="0"/>
            <wp:docPr id="4" name="Picture"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Thiago Fortunato\AppData\Local\Microsoft\Windows\INetCache\Content.Word\acesso host.png"/>
                    <pic:cNvPicPr>
                      <a:picLocks noChangeAspect="1" noChangeArrowheads="1"/>
                    </pic:cNvPicPr>
                  </pic:nvPicPr>
                  <pic:blipFill>
                    <a:blip r:embed="rId12"/>
                    <a:stretch>
                      <a:fillRect/>
                    </a:stretch>
                  </pic:blipFill>
                  <pic:spPr bwMode="auto">
                    <a:xfrm>
                      <a:off x="0" y="0"/>
                      <a:ext cx="5490845" cy="3491865"/>
                    </a:xfrm>
                    <a:prstGeom prst="rect">
                      <a:avLst/>
                    </a:prstGeom>
                    <a:noFill/>
                    <a:ln w="9525">
                      <a:noFill/>
                      <a:miter lim="800000"/>
                      <a:headEnd/>
                      <a:tailEnd/>
                    </a:ln>
                  </pic:spPr>
                </pic:pic>
              </a:graphicData>
            </a:graphic>
          </wp:inline>
        </w:drawing>
      </w:r>
    </w:p>
    <w:p w14:paraId="34869CDE"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Login Azure Ubuntu Server VM através do Putty.</w:t>
      </w:r>
    </w:p>
    <w:p w14:paraId="2B3CAF84" w14:textId="77777777" w:rsidR="00200A81" w:rsidRDefault="00200A81">
      <w:pPr>
        <w:spacing w:after="0" w:line="360" w:lineRule="auto"/>
        <w:jc w:val="center"/>
        <w:rPr>
          <w:rFonts w:ascii="Times New Roman" w:eastAsia="Times New Roman" w:hAnsi="Times New Roman" w:cs="Times New Roman"/>
          <w:b/>
          <w:bCs/>
          <w:sz w:val="32"/>
          <w:szCs w:val="32"/>
        </w:rPr>
      </w:pPr>
    </w:p>
    <w:p w14:paraId="52261DA3"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w:t>
      </w:r>
    </w:p>
    <w:commentRangeStart w:id="61"/>
    <w:p w14:paraId="1B4BE962" w14:textId="77777777" w:rsidR="00200A81" w:rsidRDefault="00D3432C">
      <w:pPr>
        <w:spacing w:after="0" w:line="360" w:lineRule="auto"/>
        <w:jc w:val="both"/>
        <w:rPr>
          <w:rFonts w:ascii="Times New Roman" w:eastAsia="Times New Roman" w:hAnsi="Times New Roman" w:cs="Times New Roman"/>
          <w:b/>
          <w:bCs/>
          <w:sz w:val="32"/>
          <w:szCs w:val="32"/>
        </w:rPr>
      </w:pPr>
      <w:r>
        <w:fldChar w:fldCharType="begin"/>
      </w:r>
      <w:r>
        <w:instrText xml:space="preserve"> HYPERLINK "https://www.datadoghq.com/docker-adoption/" </w:instrText>
      </w:r>
      <w:r>
        <w:fldChar w:fldCharType="separate"/>
      </w:r>
      <w:r w:rsidR="003A6117" w:rsidRPr="003B4A4A">
        <w:rPr>
          <w:rStyle w:val="Hyperlink"/>
          <w:rFonts w:ascii="Times New Roman" w:eastAsia="Times New Roman" w:hAnsi="Times New Roman" w:cs="Times New Roman"/>
          <w:b/>
          <w:bCs/>
          <w:sz w:val="32"/>
          <w:szCs w:val="32"/>
          <w:highlight w:val="yellow"/>
        </w:rPr>
        <w:t>https://www.datadoghq.com/docker-adoption/</w:t>
      </w:r>
      <w:r>
        <w:rPr>
          <w:rStyle w:val="Hyperlink"/>
          <w:rFonts w:ascii="Times New Roman" w:eastAsia="Times New Roman" w:hAnsi="Times New Roman" w:cs="Times New Roman"/>
          <w:b/>
          <w:bCs/>
          <w:sz w:val="32"/>
          <w:szCs w:val="32"/>
          <w:highlight w:val="yellow"/>
        </w:rPr>
        <w:fldChar w:fldCharType="end"/>
      </w:r>
      <w:commentRangeEnd w:id="61"/>
      <w:r w:rsidR="00934DFA">
        <w:rPr>
          <w:rStyle w:val="CommentReference"/>
        </w:rPr>
        <w:commentReference w:id="61"/>
      </w:r>
    </w:p>
    <w:p w14:paraId="4A450F0C"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14:paraId="565F0CE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aplicações o que irão utilizar num mesmo já configurado. Essa prática diminuirá drasticamente o tempo de deploy de uma aplicação, pois não será necessário configurar novamente o ambiente para que ele funcione corretamente. </w:t>
      </w:r>
    </w:p>
    <w:p w14:paraId="177F206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 o docker também reduzimos o custo do projeto, pois teremos somente um servidor com o Docker instalado, e todos recursos que serão </w:t>
      </w:r>
      <w:r>
        <w:rPr>
          <w:rFonts w:ascii="Times New Roman" w:eastAsia="Times New Roman" w:hAnsi="Times New Roman" w:cs="Times New Roman"/>
          <w:sz w:val="28"/>
          <w:szCs w:val="28"/>
        </w:rPr>
        <w:lastRenderedPageBreak/>
        <w:t>necessários instalados dentro dele, assim, não é necessário ter computadores robustos ou mais de um computador para executar tarefas diferentes.</w:t>
      </w:r>
    </w:p>
    <w:p w14:paraId="030B26DA" w14:textId="77777777" w:rsidR="00200A81" w:rsidRDefault="00573AFD">
      <w:pPr>
        <w:pStyle w:val="Corpodotexto"/>
        <w:jc w:val="both"/>
        <w:rPr>
          <w:rFonts w:ascii="Times New Roman" w:hAnsi="Times New Roman"/>
          <w:sz w:val="28"/>
          <w:szCs w:val="28"/>
        </w:rPr>
      </w:pPr>
      <w:r>
        <w:rPr>
          <w:rFonts w:ascii="Times New Roman" w:hAnsi="Times New Roman"/>
          <w:sz w:val="28"/>
          <w:szCs w:val="28"/>
        </w:rPr>
        <w:tab/>
        <w:t>O modelo de isolamento utilizado no Docker é a virtualização a nível do sistema operacional, um método de virtualização onde o kernel do sistema operacional permite que múltiplos processos sejam executados isoladamente no mesmo host. Esses processos isolados em execução são denominados no Docker de container.</w:t>
      </w:r>
    </w:p>
    <w:p w14:paraId="5DDE3057" w14:textId="77777777" w:rsidR="00200A81" w:rsidRDefault="00200A81">
      <w:pPr>
        <w:pStyle w:val="Corpodotexto"/>
        <w:jc w:val="both"/>
      </w:pPr>
    </w:p>
    <w:p w14:paraId="2FF16DD3" w14:textId="77777777" w:rsidR="00200A81" w:rsidRDefault="00573AFD">
      <w:pPr>
        <w:jc w:val="both"/>
        <w:rPr>
          <w:color w:val="00000A"/>
        </w:rPr>
      </w:pPr>
      <w:bookmarkStart w:id="62" w:name="docs-internal-guid-41738c27-3807-ee7c-8c"/>
      <w:bookmarkEnd w:id="62"/>
      <w:r>
        <w:rPr>
          <w:noProof/>
          <w:color w:val="00000A"/>
          <w:lang w:eastAsia="pt-BR"/>
        </w:rPr>
        <w:drawing>
          <wp:inline distT="0" distB="0" distL="0" distR="0" wp14:anchorId="6B41C61E" wp14:editId="555A57AC">
            <wp:extent cx="5848350" cy="3429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5848350" cy="3429000"/>
                    </a:xfrm>
                    <a:prstGeom prst="rect">
                      <a:avLst/>
                    </a:prstGeom>
                    <a:noFill/>
                    <a:ln w="9525">
                      <a:noFill/>
                      <a:miter lim="800000"/>
                      <a:headEnd/>
                      <a:tailEnd/>
                    </a:ln>
                  </pic:spPr>
                </pic:pic>
              </a:graphicData>
            </a:graphic>
          </wp:inline>
        </w:drawing>
      </w:r>
    </w:p>
    <w:p w14:paraId="5C0EF791" w14:textId="77777777" w:rsidR="00200A81" w:rsidRDefault="00200A81">
      <w:pPr>
        <w:pStyle w:val="Corpodotexto"/>
        <w:jc w:val="both"/>
      </w:pPr>
    </w:p>
    <w:p w14:paraId="453C4D31" w14:textId="77777777" w:rsidR="00200A81" w:rsidRDefault="00200A81">
      <w:pPr>
        <w:pStyle w:val="Corpodotexto"/>
        <w:jc w:val="both"/>
      </w:pPr>
    </w:p>
    <w:p w14:paraId="356A30A3" w14:textId="77777777" w:rsidR="00200A81" w:rsidDel="00C95011" w:rsidRDefault="00573AFD">
      <w:pPr>
        <w:spacing w:after="0" w:line="360" w:lineRule="auto"/>
        <w:ind w:firstLine="708"/>
        <w:jc w:val="both"/>
        <w:rPr>
          <w:del w:id="63" w:author="Eduardo Sakaue" w:date="2017-07-13T20:05:00Z"/>
          <w:rFonts w:ascii="Times New Roman" w:eastAsia="Times New Roman" w:hAnsi="Times New Roman" w:cs="Times New Roman"/>
          <w:sz w:val="28"/>
          <w:szCs w:val="28"/>
        </w:rPr>
      </w:pPr>
      <w:del w:id="64" w:author="Eduardo Sakaue" w:date="2017-07-13T20:05:00Z">
        <w:r w:rsidDel="00C95011">
          <w:rPr>
            <w:rFonts w:ascii="Times New Roman" w:eastAsia="Times New Roman" w:hAnsi="Times New Roman" w:cs="Times New Roman"/>
            <w:sz w:val="28"/>
            <w:szCs w:val="28"/>
          </w:rPr>
          <w:delText xml:space="preserve">Para instalação do Docker no Ubuntu Server, segui o tutorial disponível no </w:delText>
        </w:r>
        <w:r w:rsidDel="00C95011">
          <w:rPr>
            <w:rFonts w:ascii="Times New Roman" w:eastAsia="Times New Roman" w:hAnsi="Times New Roman" w:cs="Times New Roman"/>
            <w:i/>
            <w:iCs/>
            <w:sz w:val="28"/>
            <w:szCs w:val="28"/>
          </w:rPr>
          <w:delText xml:space="preserve">https://docs.docker.com/engine/installation/linux/ubuntulinux. </w:delText>
        </w:r>
        <w:r w:rsidDel="00C95011">
          <w:rPr>
            <w:rFonts w:ascii="Times New Roman" w:eastAsia="Times New Roman" w:hAnsi="Times New Roman" w:cs="Times New Roman"/>
            <w:sz w:val="28"/>
            <w:szCs w:val="28"/>
          </w:rPr>
          <w:delText xml:space="preserve">Foi adicionado o repositório para download do aplicativo e configurada todas variáveis de ambiente para execução do aplicativo. </w:delText>
        </w:r>
      </w:del>
    </w:p>
    <w:p w14:paraId="45D89CE7" w14:textId="77777777" w:rsidR="00200A81" w:rsidDel="00C95011" w:rsidRDefault="00200A81">
      <w:pPr>
        <w:spacing w:after="0" w:line="360" w:lineRule="auto"/>
        <w:ind w:firstLine="708"/>
        <w:jc w:val="both"/>
        <w:rPr>
          <w:del w:id="65" w:author="Eduardo Sakaue" w:date="2017-07-13T20:05:00Z"/>
          <w:rFonts w:ascii="Times New Roman" w:eastAsia="Times New Roman" w:hAnsi="Times New Roman" w:cs="Times New Roman"/>
          <w:sz w:val="28"/>
          <w:szCs w:val="28"/>
        </w:rPr>
      </w:pPr>
    </w:p>
    <w:p w14:paraId="220832E5" w14:textId="77777777" w:rsidR="00200A81" w:rsidRDefault="00573AFD">
      <w:pPr>
        <w:spacing w:after="0" w:line="360" w:lineRule="auto"/>
        <w:ind w:firstLine="708"/>
        <w:jc w:val="center"/>
      </w:pPr>
      <w:r>
        <w:rPr>
          <w:noProof/>
          <w:lang w:eastAsia="pt-BR"/>
        </w:rPr>
        <w:drawing>
          <wp:inline distT="0" distB="0" distL="0" distR="0" wp14:anchorId="05E2352F" wp14:editId="521EFB6E">
            <wp:extent cx="3094990" cy="771525"/>
            <wp:effectExtent l="0" t="0" r="0" b="0"/>
            <wp:docPr id="6" name="Picture"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Thiago Fortunato\AppData\Local\Microsoft\Windows\INetCache\Content.Word\docker -v.png"/>
                    <pic:cNvPicPr>
                      <a:picLocks noChangeAspect="1" noChangeArrowheads="1"/>
                    </pic:cNvPicPr>
                  </pic:nvPicPr>
                  <pic:blipFill>
                    <a:blip r:embed="rId14"/>
                    <a:stretch>
                      <a:fillRect/>
                    </a:stretch>
                  </pic:blipFill>
                  <pic:spPr bwMode="auto">
                    <a:xfrm>
                      <a:off x="0" y="0"/>
                      <a:ext cx="3094990" cy="771525"/>
                    </a:xfrm>
                    <a:prstGeom prst="rect">
                      <a:avLst/>
                    </a:prstGeom>
                    <a:noFill/>
                    <a:ln w="9525">
                      <a:noFill/>
                      <a:miter lim="800000"/>
                      <a:headEnd/>
                      <a:tailEnd/>
                    </a:ln>
                  </pic:spPr>
                </pic:pic>
              </a:graphicData>
            </a:graphic>
          </wp:inline>
        </w:drawing>
      </w:r>
    </w:p>
    <w:p w14:paraId="2F954107" w14:textId="77777777" w:rsidR="00200A81" w:rsidRDefault="00200A81">
      <w:pPr>
        <w:spacing w:after="0" w:line="360" w:lineRule="auto"/>
        <w:ind w:firstLine="708"/>
        <w:jc w:val="center"/>
        <w:rPr>
          <w:rFonts w:ascii="Times New Roman" w:eastAsia="Times New Roman" w:hAnsi="Times New Roman" w:cs="Times New Roman"/>
          <w:sz w:val="28"/>
          <w:szCs w:val="28"/>
        </w:rPr>
      </w:pPr>
    </w:p>
    <w:p w14:paraId="0BEC681D" w14:textId="77777777" w:rsidR="00200A81" w:rsidDel="00C95011" w:rsidRDefault="00573AFD">
      <w:pPr>
        <w:spacing w:after="0" w:line="360" w:lineRule="auto"/>
        <w:ind w:firstLine="709"/>
        <w:jc w:val="both"/>
        <w:rPr>
          <w:del w:id="66" w:author="Eduardo Sakaue" w:date="2017-07-13T20:05:00Z"/>
          <w:rFonts w:ascii="Times New Roman" w:eastAsia="Times New Roman" w:hAnsi="Times New Roman" w:cs="Times New Roman"/>
          <w:i/>
          <w:sz w:val="28"/>
          <w:szCs w:val="28"/>
        </w:rPr>
      </w:pPr>
      <w:del w:id="67" w:author="Eduardo Sakaue" w:date="2017-07-13T20:05:00Z">
        <w:r w:rsidDel="00C95011">
          <w:rPr>
            <w:rFonts w:ascii="Times New Roman" w:eastAsia="Times New Roman" w:hAnsi="Times New Roman" w:cs="Times New Roman"/>
            <w:sz w:val="28"/>
            <w:szCs w:val="28"/>
          </w:rPr>
          <w:delText xml:space="preserve">Foi instalado também o Docker Compose que faz parte do Ecosistema Docker, com ele foi possível criar todo ambiente, configurando cada container individualmente e inicia-los de uma só vez. Para instalação do Docker Compose foi seguido o tutorial disponibilizado no site </w:delText>
        </w:r>
        <w:r w:rsidDel="00C95011">
          <w:fldChar w:fldCharType="begin"/>
        </w:r>
        <w:r w:rsidDel="00C95011">
          <w:delInstrText xml:space="preserve"> HYPERLINK "https://docs.docker.com/compose/install/" \h </w:delInstrText>
        </w:r>
        <w:r w:rsidDel="00C95011">
          <w:fldChar w:fldCharType="separate"/>
        </w:r>
        <w:r w:rsidDel="00C95011">
          <w:rPr>
            <w:rStyle w:val="LinkdaInternet"/>
            <w:rFonts w:ascii="Times New Roman" w:eastAsia="Times New Roman" w:hAnsi="Times New Roman" w:cs="Times New Roman"/>
            <w:sz w:val="28"/>
            <w:szCs w:val="28"/>
          </w:rPr>
          <w:delText>https://docs.docker.com/compose/install/</w:delText>
        </w:r>
        <w:r w:rsidDel="00C95011">
          <w:rPr>
            <w:rStyle w:val="LinkdaInternet"/>
            <w:rFonts w:ascii="Times New Roman" w:eastAsia="Times New Roman" w:hAnsi="Times New Roman" w:cs="Times New Roman"/>
            <w:sz w:val="28"/>
            <w:szCs w:val="28"/>
          </w:rPr>
          <w:fldChar w:fldCharType="end"/>
        </w:r>
        <w:r w:rsidDel="00C95011">
          <w:rPr>
            <w:rFonts w:ascii="Times New Roman" w:eastAsia="Times New Roman" w:hAnsi="Times New Roman" w:cs="Times New Roman"/>
            <w:i/>
            <w:sz w:val="28"/>
            <w:szCs w:val="28"/>
          </w:rPr>
          <w:delText>.</w:delText>
        </w:r>
      </w:del>
    </w:p>
    <w:p w14:paraId="0762C75A" w14:textId="77777777" w:rsidR="00200A81" w:rsidRDefault="00200A81">
      <w:pPr>
        <w:spacing w:after="0" w:line="360" w:lineRule="auto"/>
        <w:ind w:firstLine="709"/>
        <w:jc w:val="both"/>
        <w:rPr>
          <w:rFonts w:ascii="Times New Roman" w:eastAsia="Times New Roman" w:hAnsi="Times New Roman" w:cs="Times New Roman"/>
          <w:i/>
          <w:sz w:val="28"/>
          <w:szCs w:val="28"/>
        </w:rPr>
      </w:pPr>
    </w:p>
    <w:p w14:paraId="73867E9D" w14:textId="77777777" w:rsidR="00200A81" w:rsidRDefault="00573AFD">
      <w:pPr>
        <w:spacing w:after="0" w:line="360" w:lineRule="auto"/>
        <w:ind w:firstLine="709"/>
        <w:jc w:val="center"/>
      </w:pPr>
      <w:r>
        <w:rPr>
          <w:noProof/>
          <w:lang w:eastAsia="pt-BR"/>
        </w:rPr>
        <w:drawing>
          <wp:inline distT="0" distB="0" distL="0" distR="0" wp14:anchorId="09A07D03" wp14:editId="6CE88B98">
            <wp:extent cx="3571875" cy="762000"/>
            <wp:effectExtent l="0" t="0" r="0" b="0"/>
            <wp:docPr id="7" name="Picture"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Thiago Fortunato\AppData\Local\Microsoft\Windows\INetCache\Content.Word\docker-compose -v.png"/>
                    <pic:cNvPicPr>
                      <a:picLocks noChangeAspect="1" noChangeArrowheads="1"/>
                    </pic:cNvPicPr>
                  </pic:nvPicPr>
                  <pic:blipFill>
                    <a:blip r:embed="rId15"/>
                    <a:stretch>
                      <a:fillRect/>
                    </a:stretch>
                  </pic:blipFill>
                  <pic:spPr bwMode="auto">
                    <a:xfrm>
                      <a:off x="0" y="0"/>
                      <a:ext cx="3571875" cy="762000"/>
                    </a:xfrm>
                    <a:prstGeom prst="rect">
                      <a:avLst/>
                    </a:prstGeom>
                    <a:noFill/>
                    <a:ln w="9525">
                      <a:noFill/>
                      <a:miter lim="800000"/>
                      <a:headEnd/>
                      <a:tailEnd/>
                    </a:ln>
                  </pic:spPr>
                </pic:pic>
              </a:graphicData>
            </a:graphic>
          </wp:inline>
        </w:drawing>
      </w:r>
    </w:p>
    <w:p w14:paraId="09B452B6"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65D5C564" w14:textId="77777777" w:rsidR="00200A81" w:rsidDel="00C95011" w:rsidRDefault="00573AFD">
      <w:pPr>
        <w:spacing w:after="0" w:line="360" w:lineRule="auto"/>
        <w:jc w:val="both"/>
        <w:rPr>
          <w:del w:id="68" w:author="Eduardo Sakaue" w:date="2017-07-13T20:05:00Z"/>
          <w:rFonts w:ascii="Times New Roman" w:eastAsia="Times New Roman" w:hAnsi="Times New Roman" w:cs="Times New Roman"/>
          <w:sz w:val="28"/>
          <w:szCs w:val="28"/>
        </w:rPr>
      </w:pPr>
      <w:del w:id="69" w:author="Eduardo Sakaue" w:date="2017-07-13T20:05:00Z">
        <w:r w:rsidDel="00C95011">
          <w:rPr>
            <w:rFonts w:ascii="Times New Roman" w:eastAsia="Times New Roman" w:hAnsi="Times New Roman" w:cs="Times New Roman"/>
            <w:b/>
            <w:bCs/>
            <w:sz w:val="32"/>
            <w:szCs w:val="32"/>
          </w:rPr>
          <w:tab/>
        </w:r>
        <w:r w:rsidDel="00C95011">
          <w:rPr>
            <w:rFonts w:ascii="Times New Roman" w:eastAsia="Times New Roman" w:hAnsi="Times New Roman" w:cs="Times New Roman"/>
            <w:sz w:val="28"/>
            <w:szCs w:val="28"/>
          </w:rPr>
          <w:delText>Uma imagem é um template ou molde que será baixado do repositório do Docker, o Docker hub. Neste repositório estão imagens oficiais e não oficiais. Como solução foi necessário baixar e configurar diferentes imagens, sendo estas: Mysql 5.6, Tomcat8, Haproxy, Nexus e cAdivisor. Todas imagens baixadas foram configuradas e geradas outras imagens a partir delas. E disponibilizadas no Docker Hub para que possam ser feitos o download de todo ambiente de forma rápida e fácil, desta forma, todo ambiente necessário para o Software Mapskills está disponível a qualquer um que deseja utiliza-lo.</w:delText>
        </w:r>
      </w:del>
    </w:p>
    <w:p w14:paraId="55026CC9" w14:textId="77777777" w:rsidR="00200A81" w:rsidDel="00C95011" w:rsidRDefault="00573AFD">
      <w:pPr>
        <w:spacing w:after="0" w:line="360" w:lineRule="auto"/>
        <w:jc w:val="both"/>
        <w:rPr>
          <w:del w:id="70" w:author="Eduardo Sakaue" w:date="2017-07-13T20:05:00Z"/>
          <w:rFonts w:ascii="Times New Roman" w:eastAsia="Times New Roman" w:hAnsi="Times New Roman" w:cs="Times New Roman"/>
          <w:sz w:val="28"/>
          <w:szCs w:val="28"/>
        </w:rPr>
      </w:pPr>
      <w:del w:id="71" w:author="Eduardo Sakaue" w:date="2017-07-13T20:05:00Z">
        <w:r w:rsidDel="00C95011">
          <w:rPr>
            <w:rFonts w:ascii="Times New Roman" w:eastAsia="Times New Roman" w:hAnsi="Times New Roman" w:cs="Times New Roman"/>
            <w:bCs/>
            <w:sz w:val="28"/>
            <w:szCs w:val="28"/>
          </w:rPr>
          <w:tab/>
        </w:r>
        <w:r w:rsidDel="00C95011">
          <w:rPr>
            <w:rFonts w:ascii="Times New Roman" w:eastAsia="Times New Roman" w:hAnsi="Times New Roman" w:cs="Times New Roman"/>
            <w:sz w:val="28"/>
            <w:szCs w:val="28"/>
          </w:rPr>
          <w:delText>Para realizar o download de uma imagem  no Docker Hub, é necessário apenas ter instalado o Docker e a seguinte sintaxe:</w:delText>
        </w:r>
      </w:del>
    </w:p>
    <w:p w14:paraId="59144498" w14:textId="77777777" w:rsidR="00200A81" w:rsidDel="00C95011" w:rsidRDefault="00573AFD">
      <w:pPr>
        <w:spacing w:after="0" w:line="360" w:lineRule="auto"/>
        <w:jc w:val="center"/>
        <w:rPr>
          <w:del w:id="72" w:author="Eduardo Sakaue" w:date="2017-07-13T20:05:00Z"/>
        </w:rPr>
      </w:pPr>
      <w:commentRangeStart w:id="73"/>
      <w:del w:id="74" w:author="Eduardo Sakaue" w:date="2017-07-13T20:05:00Z">
        <w:r w:rsidDel="00C95011">
          <w:rPr>
            <w:noProof/>
            <w:lang w:eastAsia="pt-BR"/>
          </w:rPr>
          <w:drawing>
            <wp:inline distT="0" distB="0" distL="0" distR="0" wp14:anchorId="724F5C76" wp14:editId="699AFDD9">
              <wp:extent cx="5490845" cy="10401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6"/>
                      <a:stretch>
                        <a:fillRect/>
                      </a:stretch>
                    </pic:blipFill>
                    <pic:spPr bwMode="auto">
                      <a:xfrm>
                        <a:off x="0" y="0"/>
                        <a:ext cx="5490845" cy="1040130"/>
                      </a:xfrm>
                      <a:prstGeom prst="rect">
                        <a:avLst/>
                      </a:prstGeom>
                      <a:noFill/>
                      <a:ln w="9525">
                        <a:noFill/>
                        <a:miter lim="800000"/>
                        <a:headEnd/>
                        <a:tailEnd/>
                      </a:ln>
                    </pic:spPr>
                  </pic:pic>
                </a:graphicData>
              </a:graphic>
            </wp:inline>
          </w:drawing>
        </w:r>
      </w:del>
      <w:commentRangeEnd w:id="73"/>
      <w:r w:rsidR="00C95011">
        <w:rPr>
          <w:rStyle w:val="CommentReference"/>
        </w:rPr>
        <w:commentReference w:id="73"/>
      </w:r>
    </w:p>
    <w:p w14:paraId="7998526F" w14:textId="77777777" w:rsidR="00200A81" w:rsidDel="00C95011" w:rsidRDefault="00573AFD">
      <w:pPr>
        <w:spacing w:after="0" w:line="360" w:lineRule="auto"/>
        <w:jc w:val="center"/>
        <w:rPr>
          <w:del w:id="75" w:author="Eduardo Sakaue" w:date="2017-07-13T20:05:00Z"/>
          <w:rFonts w:ascii="Times New Roman" w:eastAsia="Times New Roman" w:hAnsi="Times New Roman" w:cs="Times New Roman"/>
          <w:sz w:val="24"/>
          <w:szCs w:val="24"/>
        </w:rPr>
      </w:pPr>
      <w:del w:id="76" w:author="Eduardo Sakaue" w:date="2017-07-13T20:05:00Z">
        <w:r w:rsidDel="00C95011">
          <w:rPr>
            <w:rFonts w:ascii="Times New Roman" w:eastAsia="Times New Roman" w:hAnsi="Times New Roman" w:cs="Times New Roman"/>
            <w:sz w:val="24"/>
            <w:szCs w:val="24"/>
          </w:rPr>
          <w:delText>Figura 6. Exemplo de uma Imagem Tomcat no Docker Hub</w:delText>
        </w:r>
      </w:del>
    </w:p>
    <w:p w14:paraId="639F56A5" w14:textId="77777777" w:rsidR="00200A81" w:rsidRPr="00C95011" w:rsidDel="00C95011" w:rsidRDefault="00C95011">
      <w:pPr>
        <w:spacing w:after="0" w:line="360" w:lineRule="auto"/>
        <w:jc w:val="both"/>
        <w:rPr>
          <w:del w:id="77" w:author="Eduardo Sakaue" w:date="2017-07-13T20:05:00Z"/>
          <w:rFonts w:ascii="Courier New" w:eastAsia="Times New Roman" w:hAnsi="Courier New" w:cs="Courier New"/>
          <w:b/>
          <w:bCs/>
          <w:sz w:val="32"/>
          <w:szCs w:val="32"/>
          <w:rPrChange w:id="78" w:author="Eduardo Sakaue" w:date="2017-07-13T20:06:00Z">
            <w:rPr>
              <w:del w:id="79" w:author="Eduardo Sakaue" w:date="2017-07-13T20:05:00Z"/>
              <w:rFonts w:ascii="Times New Roman" w:eastAsia="Times New Roman" w:hAnsi="Times New Roman" w:cs="Times New Roman"/>
              <w:b/>
              <w:bCs/>
              <w:sz w:val="32"/>
              <w:szCs w:val="32"/>
            </w:rPr>
          </w:rPrChange>
        </w:rPr>
      </w:pPr>
      <w:ins w:id="80" w:author="Eduardo Sakaue" w:date="2017-07-13T20:06:00Z">
        <w:r w:rsidRPr="00C95011">
          <w:rPr>
            <w:rFonts w:ascii="Courier New" w:eastAsia="Times New Roman" w:hAnsi="Courier New" w:cs="Courier New"/>
            <w:b/>
            <w:bCs/>
            <w:sz w:val="32"/>
            <w:szCs w:val="32"/>
          </w:rPr>
          <w:t>C</w:t>
        </w:r>
        <w:r w:rsidRPr="00C95011">
          <w:rPr>
            <w:rFonts w:ascii="Courier New" w:eastAsia="Times New Roman" w:hAnsi="Courier New" w:cs="Courier New"/>
            <w:b/>
            <w:bCs/>
            <w:sz w:val="32"/>
            <w:szCs w:val="32"/>
            <w:rPrChange w:id="81" w:author="Eduardo Sakaue" w:date="2017-07-13T20:06:00Z">
              <w:rPr>
                <w:rFonts w:ascii="Times New Roman" w:eastAsia="Times New Roman" w:hAnsi="Times New Roman" w:cs="Times New Roman"/>
                <w:b/>
                <w:bCs/>
                <w:sz w:val="32"/>
                <w:szCs w:val="32"/>
              </w:rPr>
            </w:rPrChange>
          </w:rPr>
          <w:t>omando</w:t>
        </w:r>
        <w:r>
          <w:rPr>
            <w:rFonts w:ascii="Courier New" w:eastAsia="Times New Roman" w:hAnsi="Courier New" w:cs="Courier New"/>
            <w:b/>
            <w:bCs/>
            <w:sz w:val="32"/>
            <w:szCs w:val="32"/>
          </w:rPr>
          <w:t xml:space="preserve"> cp sudo io</w:t>
        </w:r>
      </w:ins>
      <w:ins w:id="82" w:author="Eduardo Sakaue" w:date="2017-07-13T20:07:00Z">
        <w:r>
          <w:rPr>
            <w:rFonts w:ascii="Courier New" w:eastAsia="Times New Roman" w:hAnsi="Courier New" w:cs="Courier New"/>
            <w:b/>
            <w:bCs/>
            <w:sz w:val="32"/>
            <w:szCs w:val="32"/>
          </w:rPr>
          <w:t xml:space="preserve"> ilu</w:t>
        </w:r>
      </w:ins>
    </w:p>
    <w:p w14:paraId="72CBEE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Containers</w:t>
      </w:r>
    </w:p>
    <w:p w14:paraId="148B85AC" w14:textId="77777777" w:rsidR="00200A81" w:rsidRDefault="00200A81">
      <w:pPr>
        <w:spacing w:after="0" w:line="360" w:lineRule="auto"/>
        <w:jc w:val="both"/>
        <w:rPr>
          <w:rFonts w:ascii="Times New Roman" w:eastAsia="Times New Roman" w:hAnsi="Times New Roman" w:cs="Times New Roman"/>
          <w:b/>
          <w:bCs/>
          <w:sz w:val="32"/>
          <w:szCs w:val="32"/>
        </w:rPr>
      </w:pPr>
    </w:p>
    <w:p w14:paraId="4793C11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Os containers são inst</w:t>
      </w:r>
      <w:ins w:id="83" w:author="Eduardo Sakaue" w:date="2017-07-13T20:08:00Z">
        <w:r w:rsidR="00C95011">
          <w:rPr>
            <w:rFonts w:ascii="Times New Roman" w:eastAsia="Times New Roman" w:hAnsi="Times New Roman" w:cs="Times New Roman"/>
            <w:sz w:val="28"/>
            <w:szCs w:val="28"/>
          </w:rPr>
          <w:t>â</w:t>
        </w:r>
      </w:ins>
      <w:del w:id="84" w:author="Eduardo Sakaue" w:date="2017-07-13T20:08:00Z">
        <w:r w:rsidDel="00C95011">
          <w:rPr>
            <w:rFonts w:ascii="Times New Roman" w:eastAsia="Times New Roman" w:hAnsi="Times New Roman" w:cs="Times New Roman"/>
            <w:sz w:val="28"/>
            <w:szCs w:val="28"/>
          </w:rPr>
          <w:delText>a</w:delText>
        </w:r>
      </w:del>
      <w:r>
        <w:rPr>
          <w:rFonts w:ascii="Times New Roman" w:eastAsia="Times New Roman" w:hAnsi="Times New Roman" w:cs="Times New Roman"/>
          <w:sz w:val="28"/>
          <w:szCs w:val="28"/>
        </w:rPr>
        <w:t>ncias das imagens, neles são alocados todos recursos necessário para que sua aplicação funcione. É o container que faz toda magia do Docker acontecer. Cada usuário cria o contêiner do jeito que precisa, com outras imagens e recursos. Dessa forma não existe aquela famosa desculpa: “no meu computador funcionava”, pois, os containers após serem construídos podem ser disponibilizados no repositório do Docker.</w:t>
      </w:r>
    </w:p>
    <w:p w14:paraId="0A62A21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inicialização dos containers que utilizei foram necessários comandos específicos, pois são recursos de configuração web. Sendo necessário configurar as portas já liberadas no Azure com as portas que escutarão os serviços dentro de dos containers. </w:t>
      </w:r>
    </w:p>
    <w:p w14:paraId="04F1EC75" w14:textId="77777777" w:rsidR="00200A81" w:rsidRDefault="00573AFD">
      <w:pPr>
        <w:spacing w:after="0" w:line="360" w:lineRule="auto"/>
        <w:jc w:val="both"/>
        <w:rPr>
          <w:rFonts w:ascii="Times New Roman" w:eastAsia="Times New Roman" w:hAnsi="Times New Roman" w:cs="Times New Roman"/>
          <w:sz w:val="24"/>
          <w:szCs w:val="24"/>
        </w:rPr>
      </w:pPr>
      <w:r>
        <w:rPr>
          <w:noProof/>
          <w:lang w:eastAsia="pt-BR"/>
        </w:rPr>
        <w:drawing>
          <wp:inline distT="0" distB="0" distL="0" distR="0" wp14:anchorId="189A968F" wp14:editId="7D8EAE68">
            <wp:extent cx="5490845" cy="16522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a:stretch>
                      <a:fillRect/>
                    </a:stretch>
                  </pic:blipFill>
                  <pic:spPr bwMode="auto">
                    <a:xfrm>
                      <a:off x="0" y="0"/>
                      <a:ext cx="5490845" cy="165227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Figura 7. Containers em execução no Docker</w:t>
      </w:r>
    </w:p>
    <w:p w14:paraId="500907A4" w14:textId="77777777" w:rsidR="00200A81" w:rsidRDefault="00200A81">
      <w:pPr>
        <w:spacing w:after="0" w:line="360" w:lineRule="auto"/>
        <w:jc w:val="both"/>
        <w:rPr>
          <w:rFonts w:ascii="Times New Roman" w:eastAsia="Times New Roman" w:hAnsi="Times New Roman" w:cs="Times New Roman"/>
          <w:b/>
          <w:bCs/>
          <w:sz w:val="32"/>
          <w:szCs w:val="32"/>
        </w:rPr>
      </w:pPr>
    </w:p>
    <w:p w14:paraId="0576EED5"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Jenkins</w:t>
      </w:r>
    </w:p>
    <w:p w14:paraId="3EB5031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Aplicação instalada no host, o</w:t>
      </w:r>
      <w:r>
        <w:rPr>
          <w:rFonts w:ascii="Times New Roman" w:eastAsia="Times New Roman" w:hAnsi="Times New Roman" w:cs="Times New Roman"/>
          <w:sz w:val="28"/>
          <w:szCs w:val="28"/>
        </w:rPr>
        <w:t xml:space="preserve"> Jenkins é um dos principais aplicativos quando se fala de Integração Contínua hoje em dia, seu trabalho é fundamental no controle dos deploys realizados durante a implementação do software. Após configurado, o Jenkins tem o trabalho de realizar builds automáticos. Esse build funciona de forma instantânea, com testes sendo executados e falhas detectadas. </w:t>
      </w:r>
    </w:p>
    <w:p w14:paraId="4144A5E2" w14:textId="77777777" w:rsidR="00200A81" w:rsidRDefault="00573AFD">
      <w:pPr>
        <w:spacing w:after="0" w:line="360" w:lineRule="auto"/>
        <w:jc w:val="both"/>
      </w:pPr>
      <w:r>
        <w:rPr>
          <w:noProof/>
          <w:lang w:eastAsia="pt-BR"/>
        </w:rPr>
        <w:lastRenderedPageBreak/>
        <w:drawing>
          <wp:inline distT="0" distB="0" distL="0" distR="0" wp14:anchorId="65C5D067" wp14:editId="70D8ECBC">
            <wp:extent cx="5490845" cy="25647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a:stretch>
                      <a:fillRect/>
                    </a:stretch>
                  </pic:blipFill>
                  <pic:spPr bwMode="auto">
                    <a:xfrm>
                      <a:off x="0" y="0"/>
                      <a:ext cx="5490845" cy="2564765"/>
                    </a:xfrm>
                    <a:prstGeom prst="rect">
                      <a:avLst/>
                    </a:prstGeom>
                    <a:noFill/>
                    <a:ln w="9525">
                      <a:noFill/>
                      <a:miter lim="800000"/>
                      <a:headEnd/>
                      <a:tailEnd/>
                    </a:ln>
                  </pic:spPr>
                </pic:pic>
              </a:graphicData>
            </a:graphic>
          </wp:inline>
        </w:drawing>
      </w:r>
    </w:p>
    <w:p w14:paraId="019C93BD" w14:textId="77777777" w:rsidR="00200A81" w:rsidRDefault="00200A81">
      <w:pPr>
        <w:spacing w:after="0" w:line="360" w:lineRule="auto"/>
        <w:jc w:val="both"/>
        <w:rPr>
          <w:rFonts w:ascii="Times New Roman" w:eastAsia="Times New Roman" w:hAnsi="Times New Roman" w:cs="Times New Roman"/>
          <w:sz w:val="28"/>
          <w:szCs w:val="28"/>
        </w:rPr>
      </w:pPr>
    </w:p>
    <w:p w14:paraId="6EDC7BD2" w14:textId="77777777" w:rsidR="00200A81" w:rsidRDefault="00200A81">
      <w:pPr>
        <w:spacing w:after="0" w:line="360" w:lineRule="auto"/>
        <w:jc w:val="both"/>
        <w:rPr>
          <w:rFonts w:ascii="Times New Roman" w:eastAsia="Times New Roman" w:hAnsi="Times New Roman" w:cs="Times New Roman"/>
          <w:sz w:val="28"/>
          <w:szCs w:val="28"/>
        </w:rPr>
      </w:pPr>
    </w:p>
    <w:p w14:paraId="1B87100B" w14:textId="77777777" w:rsidR="00200A81" w:rsidRDefault="00200A81">
      <w:pPr>
        <w:spacing w:after="0" w:line="360" w:lineRule="auto"/>
        <w:jc w:val="both"/>
        <w:rPr>
          <w:rFonts w:ascii="Times New Roman" w:eastAsia="Times New Roman" w:hAnsi="Times New Roman" w:cs="Times New Roman"/>
          <w:sz w:val="28"/>
          <w:szCs w:val="28"/>
        </w:rPr>
      </w:pPr>
    </w:p>
    <w:p w14:paraId="277F3277" w14:textId="77777777" w:rsidR="00200A81" w:rsidRDefault="00200A81">
      <w:pPr>
        <w:spacing w:after="0" w:line="360" w:lineRule="auto"/>
        <w:jc w:val="both"/>
        <w:rPr>
          <w:rFonts w:ascii="Times New Roman" w:eastAsia="Times New Roman" w:hAnsi="Times New Roman" w:cs="Times New Roman"/>
          <w:sz w:val="28"/>
          <w:szCs w:val="28"/>
        </w:rPr>
      </w:pPr>
    </w:p>
    <w:p w14:paraId="55BFC91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Após feita a liberação da porta, foi configurado o Jenkin pelo Web Browser, acessado através do ip-do-host:8585. </w:t>
      </w:r>
    </w:p>
    <w:p w14:paraId="399314C2" w14:textId="77777777" w:rsidR="00200A81" w:rsidRDefault="00200A81">
      <w:pPr>
        <w:spacing w:after="0" w:line="360" w:lineRule="auto"/>
        <w:jc w:val="both"/>
        <w:rPr>
          <w:rFonts w:ascii="Times New Roman" w:eastAsia="Times New Roman" w:hAnsi="Times New Roman" w:cs="Times New Roman"/>
          <w:sz w:val="28"/>
          <w:szCs w:val="28"/>
        </w:rPr>
      </w:pPr>
    </w:p>
    <w:p w14:paraId="5A902B4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Mapskills-app</w:t>
      </w:r>
    </w:p>
    <w:p w14:paraId="67D9CDC3" w14:textId="77777777" w:rsidR="00200A81" w:rsidRDefault="00200A81">
      <w:pPr>
        <w:spacing w:after="0" w:line="360" w:lineRule="auto"/>
        <w:jc w:val="both"/>
        <w:rPr>
          <w:rFonts w:ascii="Times New Roman" w:eastAsia="Times New Roman" w:hAnsi="Times New Roman" w:cs="Times New Roman"/>
          <w:b/>
          <w:sz w:val="28"/>
          <w:szCs w:val="28"/>
        </w:rPr>
      </w:pPr>
    </w:p>
    <w:p w14:paraId="29B792C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0287779A" w14:textId="77777777" w:rsidR="00200A81" w:rsidRDefault="00200A81">
      <w:pPr>
        <w:spacing w:after="0" w:line="360" w:lineRule="auto"/>
        <w:jc w:val="both"/>
        <w:rPr>
          <w:rFonts w:ascii="Times New Roman" w:eastAsia="Times New Roman" w:hAnsi="Times New Roman" w:cs="Times New Roman"/>
          <w:sz w:val="28"/>
          <w:szCs w:val="28"/>
        </w:rPr>
      </w:pPr>
    </w:p>
    <w:p w14:paraId="2203FA1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0D9EA944" w14:textId="77777777" w:rsidR="00200A81" w:rsidRDefault="00200A81">
      <w:pPr>
        <w:spacing w:after="0" w:line="360" w:lineRule="auto"/>
        <w:jc w:val="both"/>
        <w:rPr>
          <w:rFonts w:ascii="Times New Roman" w:eastAsia="Times New Roman" w:hAnsi="Times New Roman" w:cs="Times New Roman"/>
          <w:b/>
          <w:sz w:val="28"/>
          <w:szCs w:val="28"/>
        </w:rPr>
      </w:pPr>
    </w:p>
    <w:p w14:paraId="1AD05CD0"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46855980"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19">
        <w:r>
          <w:rPr>
            <w:rStyle w:val="LinkdaInternet"/>
            <w:rFonts w:ascii="Times New Roman" w:eastAsia="Times New Roman" w:hAnsi="Times New Roman" w:cs="Times New Roman"/>
            <w:sz w:val="28"/>
            <w:szCs w:val="28"/>
          </w:rPr>
          <w:t>https://github.com/Marcelo-Inacio/mapskills.git</w:t>
        </w:r>
      </w:hyperlink>
      <w:r>
        <w:rPr>
          <w:rFonts w:ascii="Times New Roman" w:eastAsia="Times New Roman" w:hAnsi="Times New Roman" w:cs="Times New Roman"/>
          <w:i/>
          <w:sz w:val="28"/>
          <w:szCs w:val="28"/>
        </w:rPr>
        <w:t xml:space="preserve"> </w:t>
      </w:r>
    </w:p>
    <w:p w14:paraId="04C7575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6E6EAE9F" w14:textId="77777777" w:rsidR="00200A81" w:rsidRDefault="00573AFD">
      <w:pPr>
        <w:spacing w:after="0" w:line="360" w:lineRule="auto"/>
        <w:jc w:val="both"/>
      </w:pPr>
      <w:r>
        <w:rPr>
          <w:noProof/>
          <w:lang w:eastAsia="pt-BR"/>
        </w:rPr>
        <w:lastRenderedPageBreak/>
        <w:drawing>
          <wp:inline distT="0" distB="0" distL="0" distR="0" wp14:anchorId="4CFEE906" wp14:editId="6A3E676A">
            <wp:extent cx="5490845" cy="3088640"/>
            <wp:effectExtent l="0" t="0" r="0" b="0"/>
            <wp:docPr id="11" name="Picture"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Thiago Fortunato\AppData\Local\Microsoft\Windows\INetCache\Content.Word\app2.png"/>
                    <pic:cNvPicPr>
                      <a:picLocks noChangeAspect="1" noChangeArrowheads="1"/>
                    </pic:cNvPicPr>
                  </pic:nvPicPr>
                  <pic:blipFill>
                    <a:blip r:embed="rId20"/>
                    <a:stretch>
                      <a:fillRect/>
                    </a:stretch>
                  </pic:blipFill>
                  <pic:spPr bwMode="auto">
                    <a:xfrm>
                      <a:off x="0" y="0"/>
                      <a:ext cx="5490845" cy="3088640"/>
                    </a:xfrm>
                    <a:prstGeom prst="rect">
                      <a:avLst/>
                    </a:prstGeom>
                    <a:noFill/>
                    <a:ln w="9525">
                      <a:noFill/>
                      <a:miter lim="800000"/>
                      <a:headEnd/>
                      <a:tailEnd/>
                    </a:ln>
                  </pic:spPr>
                </pic:pic>
              </a:graphicData>
            </a:graphic>
          </wp:inline>
        </w:drawing>
      </w:r>
    </w:p>
    <w:p w14:paraId="272DF9EE"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29D9F628"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29C51614"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8ECC3E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7E251996"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70537C10"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4DCB534B" w14:textId="77777777" w:rsidR="00200A81" w:rsidRDefault="00573AFD">
      <w:pPr>
        <w:spacing w:after="0" w:line="360" w:lineRule="auto"/>
        <w:jc w:val="both"/>
      </w:pPr>
      <w:r>
        <w:rPr>
          <w:noProof/>
          <w:lang w:eastAsia="pt-BR"/>
        </w:rPr>
        <w:lastRenderedPageBreak/>
        <w:drawing>
          <wp:inline distT="0" distB="0" distL="0" distR="0" wp14:anchorId="77123E59" wp14:editId="11EECB4E">
            <wp:extent cx="5839460" cy="3157220"/>
            <wp:effectExtent l="0" t="0" r="0" b="0"/>
            <wp:docPr id="12" name="Picture"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Thiago Fortunato\AppData\Local\Microsoft\Windows\INetCache\Content.Word\Capturar.png"/>
                    <pic:cNvPicPr>
                      <a:picLocks noChangeAspect="1" noChangeArrowheads="1"/>
                    </pic:cNvPicPr>
                  </pic:nvPicPr>
                  <pic:blipFill>
                    <a:blip r:embed="rId21"/>
                    <a:stretch>
                      <a:fillRect/>
                    </a:stretch>
                  </pic:blipFill>
                  <pic:spPr bwMode="auto">
                    <a:xfrm>
                      <a:off x="0" y="0"/>
                      <a:ext cx="5839460" cy="3157220"/>
                    </a:xfrm>
                    <a:prstGeom prst="rect">
                      <a:avLst/>
                    </a:prstGeom>
                    <a:noFill/>
                    <a:ln w="9525">
                      <a:noFill/>
                      <a:miter lim="800000"/>
                      <a:headEnd/>
                      <a:tailEnd/>
                    </a:ln>
                  </pic:spPr>
                </pic:pic>
              </a:graphicData>
            </a:graphic>
          </wp:inline>
        </w:drawing>
      </w:r>
    </w:p>
    <w:p w14:paraId="0C474A3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25F74EB7"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1B938C70" w14:textId="77777777" w:rsidR="00200A81" w:rsidRDefault="00200A81">
      <w:pPr>
        <w:spacing w:after="0" w:line="360" w:lineRule="auto"/>
        <w:jc w:val="both"/>
        <w:rPr>
          <w:rFonts w:ascii="Times New Roman" w:eastAsia="Times New Roman" w:hAnsi="Times New Roman" w:cs="Times New Roman"/>
          <w:b/>
          <w:bCs/>
          <w:sz w:val="28"/>
          <w:szCs w:val="28"/>
        </w:rPr>
      </w:pPr>
    </w:p>
    <w:p w14:paraId="067F62E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Software Mapskills, foi necessário configura-lo. Este processo é composto por identificar qual versão do Maven será responsável por rodar o comando maven e por definir qual o comando será executado.</w:t>
      </w:r>
    </w:p>
    <w:p w14:paraId="600122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instalar os pacotes nos respectivos repositórios, realizar o deploy do arquivo .war no Gerenciador de Repositório Nexus e não rodar o script de criação do Banco de Dados, pois desta forma é garantido que os dados nunca serão apagados. Todos esses comandos são rodados pelo usuário Azure, configurado na aplicação.</w:t>
      </w:r>
    </w:p>
    <w:p w14:paraId="2692EE38" w14:textId="77777777" w:rsidR="00200A81" w:rsidRDefault="00200A81">
      <w:pPr>
        <w:spacing w:after="0" w:line="360" w:lineRule="auto"/>
        <w:jc w:val="both"/>
        <w:rPr>
          <w:rFonts w:ascii="Times New Roman" w:eastAsia="Times New Roman" w:hAnsi="Times New Roman" w:cs="Times New Roman"/>
          <w:b/>
          <w:bCs/>
          <w:sz w:val="28"/>
          <w:szCs w:val="28"/>
        </w:rPr>
      </w:pPr>
    </w:p>
    <w:p w14:paraId="6DC9916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Ações de pós-build</w:t>
      </w:r>
    </w:p>
    <w:p w14:paraId="68DC7CC0" w14:textId="77777777" w:rsidR="00200A81" w:rsidRDefault="00200A81">
      <w:pPr>
        <w:spacing w:after="0" w:line="360" w:lineRule="auto"/>
        <w:jc w:val="both"/>
        <w:rPr>
          <w:rFonts w:ascii="Times New Roman" w:eastAsia="Times New Roman" w:hAnsi="Times New Roman" w:cs="Times New Roman"/>
          <w:b/>
          <w:bCs/>
          <w:sz w:val="28"/>
          <w:szCs w:val="28"/>
        </w:rPr>
      </w:pPr>
    </w:p>
    <w:p w14:paraId="6DAACB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Pr>
          <w:rFonts w:ascii="Times New Roman" w:eastAsia="Times New Roman" w:hAnsi="Times New Roman" w:cs="Times New Roman"/>
          <w:bCs/>
          <w:i/>
          <w:sz w:val="28"/>
          <w:szCs w:val="28"/>
        </w:rPr>
        <w:lastRenderedPageBreak/>
        <w:t>/var/lib/jenkins/jobs/'Build Mapskills-app'/workspace/target/</w:t>
      </w:r>
      <w:r>
        <w:rPr>
          <w:rFonts w:ascii="Times New Roman" w:eastAsia="Times New Roman" w:hAnsi="Times New Roman" w:cs="Times New Roman"/>
          <w:bCs/>
          <w:sz w:val="28"/>
          <w:szCs w:val="28"/>
        </w:rPr>
        <w:t xml:space="preserve"> o arquivo mapskills.war.</w:t>
      </w:r>
    </w:p>
    <w:p w14:paraId="4C53DA2D" w14:textId="77777777" w:rsidR="00200A81" w:rsidRDefault="00573AFD">
      <w:pPr>
        <w:spacing w:after="0" w:line="360" w:lineRule="auto"/>
        <w:jc w:val="both"/>
      </w:pPr>
      <w:r>
        <w:rPr>
          <w:noProof/>
          <w:lang w:eastAsia="pt-BR"/>
        </w:rPr>
        <w:drawing>
          <wp:inline distT="0" distB="0" distL="0" distR="0" wp14:anchorId="10FA2344" wp14:editId="67279675">
            <wp:extent cx="5455285" cy="2432685"/>
            <wp:effectExtent l="0" t="0" r="0" b="0"/>
            <wp:docPr id="13" name="Picture"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Thiago Fortunato\AppData\Local\Microsoft\Windows\INetCache\Content.Word\app4.png"/>
                    <pic:cNvPicPr>
                      <a:picLocks noChangeAspect="1" noChangeArrowheads="1"/>
                    </pic:cNvPicPr>
                  </pic:nvPicPr>
                  <pic:blipFill>
                    <a:blip r:embed="rId22"/>
                    <a:srcRect l="680" t="16289" b="6635"/>
                    <a:stretch>
                      <a:fillRect/>
                    </a:stretch>
                  </pic:blipFill>
                  <pic:spPr bwMode="auto">
                    <a:xfrm>
                      <a:off x="0" y="0"/>
                      <a:ext cx="5455285" cy="2432685"/>
                    </a:xfrm>
                    <a:prstGeom prst="rect">
                      <a:avLst/>
                    </a:prstGeom>
                    <a:noFill/>
                    <a:ln w="9525">
                      <a:noFill/>
                      <a:miter lim="800000"/>
                      <a:headEnd/>
                      <a:tailEnd/>
                    </a:ln>
                  </pic:spPr>
                </pic:pic>
              </a:graphicData>
            </a:graphic>
          </wp:inline>
        </w:drawing>
      </w:r>
    </w:p>
    <w:p w14:paraId="47E5CAC9" w14:textId="77777777" w:rsidR="00200A81" w:rsidRDefault="00200A81">
      <w:pPr>
        <w:spacing w:after="0" w:line="360" w:lineRule="auto"/>
        <w:jc w:val="both"/>
        <w:rPr>
          <w:rFonts w:ascii="Times New Roman" w:eastAsia="Times New Roman" w:hAnsi="Times New Roman" w:cs="Times New Roman"/>
          <w:bCs/>
          <w:sz w:val="28"/>
          <w:szCs w:val="28"/>
        </w:rPr>
      </w:pPr>
    </w:p>
    <w:p w14:paraId="55A16413"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Mapskills-app</w:t>
      </w:r>
    </w:p>
    <w:p w14:paraId="2B890BB0" w14:textId="77777777" w:rsidR="00200A81" w:rsidRDefault="00200A81">
      <w:pPr>
        <w:spacing w:after="0" w:line="360" w:lineRule="auto"/>
        <w:jc w:val="both"/>
        <w:rPr>
          <w:rFonts w:ascii="Times New Roman" w:eastAsia="Times New Roman" w:hAnsi="Times New Roman" w:cs="Times New Roman"/>
          <w:b/>
          <w:sz w:val="28"/>
          <w:szCs w:val="28"/>
        </w:rPr>
      </w:pPr>
    </w:p>
    <w:p w14:paraId="4392302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A4E6AD6" w14:textId="77777777" w:rsidR="00200A81" w:rsidRDefault="00200A81">
      <w:pPr>
        <w:spacing w:after="0" w:line="360" w:lineRule="auto"/>
        <w:jc w:val="both"/>
        <w:rPr>
          <w:rFonts w:ascii="Times New Roman" w:eastAsia="Times New Roman" w:hAnsi="Times New Roman" w:cs="Times New Roman"/>
          <w:b/>
          <w:sz w:val="28"/>
          <w:szCs w:val="28"/>
        </w:rPr>
      </w:pPr>
    </w:p>
    <w:p w14:paraId="0D657AB2"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0920C82C" w14:textId="77777777" w:rsidR="00200A81" w:rsidRDefault="00200A81">
      <w:pPr>
        <w:spacing w:after="0" w:line="360" w:lineRule="auto"/>
        <w:jc w:val="both"/>
        <w:rPr>
          <w:rFonts w:ascii="Times New Roman" w:eastAsia="Times New Roman" w:hAnsi="Times New Roman" w:cs="Times New Roman"/>
          <w:b/>
          <w:sz w:val="28"/>
          <w:szCs w:val="28"/>
        </w:rPr>
      </w:pPr>
    </w:p>
    <w:p w14:paraId="49ABFAB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Mapskills-app, conforme imagem abaixo.</w:t>
      </w:r>
    </w:p>
    <w:p w14:paraId="65BE9AFE"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noProof/>
          <w:sz w:val="28"/>
          <w:szCs w:val="28"/>
          <w:lang w:eastAsia="pt-BR"/>
        </w:rPr>
        <w:drawing>
          <wp:inline distT="0" distB="0" distL="0" distR="0" wp14:anchorId="74C3ED87" wp14:editId="1B7C4AE2">
            <wp:extent cx="5487670" cy="2522220"/>
            <wp:effectExtent l="0" t="0" r="0" b="0"/>
            <wp:docPr id="14" name="Picture"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Thiago Fortunato\AppData\Local\Microsoft\Windows\INetCache\Content.Word\app6.png"/>
                    <pic:cNvPicPr>
                      <a:picLocks noChangeAspect="1" noChangeArrowheads="1"/>
                    </pic:cNvPicPr>
                  </pic:nvPicPr>
                  <pic:blipFill>
                    <a:blip r:embed="rId23"/>
                    <a:srcRect t="12132" b="7584"/>
                    <a:stretch>
                      <a:fillRect/>
                    </a:stretch>
                  </pic:blipFill>
                  <pic:spPr bwMode="auto">
                    <a:xfrm>
                      <a:off x="0" y="0"/>
                      <a:ext cx="5487670" cy="2522220"/>
                    </a:xfrm>
                    <a:prstGeom prst="rect">
                      <a:avLst/>
                    </a:prstGeom>
                    <a:noFill/>
                    <a:ln w="9525">
                      <a:noFill/>
                      <a:miter lim="800000"/>
                      <a:headEnd/>
                      <a:tailEnd/>
                    </a:ln>
                  </pic:spPr>
                </pic:pic>
              </a:graphicData>
            </a:graphic>
          </wp:inline>
        </w:drawing>
      </w:r>
    </w:p>
    <w:p w14:paraId="5C4CF1EA" w14:textId="77777777" w:rsidR="00200A81" w:rsidRDefault="00200A81">
      <w:pPr>
        <w:spacing w:after="0" w:line="360" w:lineRule="auto"/>
        <w:jc w:val="both"/>
        <w:rPr>
          <w:rFonts w:ascii="Times New Roman" w:eastAsia="Times New Roman" w:hAnsi="Times New Roman" w:cs="Times New Roman"/>
          <w:b/>
          <w:bCs/>
          <w:sz w:val="28"/>
          <w:szCs w:val="28"/>
        </w:rPr>
      </w:pPr>
    </w:p>
    <w:p w14:paraId="0EE99094"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15C26D4" w14:textId="77777777" w:rsidR="00200A81" w:rsidRDefault="00200A81">
      <w:pPr>
        <w:spacing w:after="0" w:line="360" w:lineRule="auto"/>
        <w:jc w:val="both"/>
        <w:rPr>
          <w:rFonts w:ascii="Times New Roman" w:eastAsia="Times New Roman" w:hAnsi="Times New Roman" w:cs="Times New Roman"/>
          <w:b/>
          <w:bCs/>
          <w:sz w:val="28"/>
          <w:szCs w:val="28"/>
        </w:rPr>
      </w:pPr>
    </w:p>
    <w:p w14:paraId="374A5B2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mapskills.war para o diretório onde encontra-se o arquivo docker-compose.yml, pois é através dele que todo ambiente necessário para que o Software Mapskills entre em produção.</w:t>
      </w:r>
    </w:p>
    <w:p w14:paraId="3A987DC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071D15A1" w14:textId="77777777" w:rsidR="00200A81" w:rsidRDefault="00573AFD">
      <w:pPr>
        <w:spacing w:after="0" w:line="360" w:lineRule="auto"/>
        <w:jc w:val="both"/>
      </w:pPr>
      <w:r>
        <w:rPr>
          <w:noProof/>
          <w:lang w:eastAsia="pt-BR"/>
        </w:rPr>
        <w:drawing>
          <wp:inline distT="0" distB="0" distL="0" distR="0" wp14:anchorId="0A5176E1" wp14:editId="724A40BF">
            <wp:extent cx="5488305" cy="2364740"/>
            <wp:effectExtent l="0" t="0" r="0" b="0"/>
            <wp:docPr id="15" name="Picture"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Thiago Fortunato\AppData\Local\Microsoft\Windows\INetCache\Content.Word\app7.png"/>
                    <pic:cNvPicPr>
                      <a:picLocks noChangeAspect="1" noChangeArrowheads="1"/>
                    </pic:cNvPicPr>
                  </pic:nvPicPr>
                  <pic:blipFill>
                    <a:blip r:embed="rId24"/>
                    <a:srcRect t="13568" b="6009"/>
                    <a:stretch>
                      <a:fillRect/>
                    </a:stretch>
                  </pic:blipFill>
                  <pic:spPr bwMode="auto">
                    <a:xfrm>
                      <a:off x="0" y="0"/>
                      <a:ext cx="5488305" cy="2364740"/>
                    </a:xfrm>
                    <a:prstGeom prst="rect">
                      <a:avLst/>
                    </a:prstGeom>
                    <a:noFill/>
                    <a:ln w="9525">
                      <a:noFill/>
                      <a:miter lim="800000"/>
                      <a:headEnd/>
                      <a:tailEnd/>
                    </a:ln>
                  </pic:spPr>
                </pic:pic>
              </a:graphicData>
            </a:graphic>
          </wp:inline>
        </w:drawing>
      </w:r>
    </w:p>
    <w:p w14:paraId="01D38407" w14:textId="77777777" w:rsidR="00200A81" w:rsidRDefault="00200A81">
      <w:pPr>
        <w:spacing w:after="0" w:line="360" w:lineRule="auto"/>
        <w:jc w:val="both"/>
        <w:rPr>
          <w:rFonts w:ascii="Times New Roman" w:eastAsia="Times New Roman" w:hAnsi="Times New Roman" w:cs="Times New Roman"/>
          <w:bCs/>
          <w:sz w:val="28"/>
          <w:szCs w:val="28"/>
        </w:rPr>
      </w:pPr>
    </w:p>
    <w:p w14:paraId="2A7CBF69"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Build Mapskills-web</w:t>
      </w:r>
    </w:p>
    <w:p w14:paraId="0EC7E1D6" w14:textId="77777777" w:rsidR="00200A81" w:rsidRDefault="00200A81">
      <w:pPr>
        <w:spacing w:after="0" w:line="360" w:lineRule="auto"/>
        <w:jc w:val="both"/>
        <w:rPr>
          <w:rFonts w:ascii="Times New Roman" w:eastAsia="Times New Roman" w:hAnsi="Times New Roman" w:cs="Times New Roman"/>
          <w:b/>
          <w:sz w:val="28"/>
          <w:szCs w:val="28"/>
        </w:rPr>
      </w:pPr>
    </w:p>
    <w:p w14:paraId="252F8C2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2C21BED1" w14:textId="77777777" w:rsidR="00200A81" w:rsidRDefault="00200A81">
      <w:pPr>
        <w:spacing w:after="0" w:line="360" w:lineRule="auto"/>
        <w:jc w:val="both"/>
        <w:rPr>
          <w:rFonts w:ascii="Times New Roman" w:eastAsia="Times New Roman" w:hAnsi="Times New Roman" w:cs="Times New Roman"/>
          <w:sz w:val="28"/>
          <w:szCs w:val="28"/>
        </w:rPr>
      </w:pPr>
    </w:p>
    <w:p w14:paraId="25A2264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58A431A9" w14:textId="77777777" w:rsidR="00200A81" w:rsidRDefault="00200A81">
      <w:pPr>
        <w:spacing w:after="0" w:line="360" w:lineRule="auto"/>
        <w:jc w:val="both"/>
        <w:rPr>
          <w:rFonts w:ascii="Times New Roman" w:eastAsia="Times New Roman" w:hAnsi="Times New Roman" w:cs="Times New Roman"/>
          <w:b/>
          <w:sz w:val="28"/>
          <w:szCs w:val="28"/>
        </w:rPr>
      </w:pPr>
    </w:p>
    <w:p w14:paraId="2E120A7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05296569"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5">
        <w:r>
          <w:rPr>
            <w:rStyle w:val="LinkdaInternet"/>
            <w:rFonts w:ascii="Times New Roman" w:eastAsia="Times New Roman" w:hAnsi="Times New Roman" w:cs="Times New Roman"/>
            <w:sz w:val="28"/>
            <w:szCs w:val="28"/>
          </w:rPr>
          <w:t>https://github.com/Marcelo-Inacio/mapskills-web.git</w:t>
        </w:r>
      </w:hyperlink>
      <w:r>
        <w:rPr>
          <w:rFonts w:ascii="Times New Roman" w:eastAsia="Times New Roman" w:hAnsi="Times New Roman" w:cs="Times New Roman"/>
          <w:i/>
          <w:sz w:val="28"/>
          <w:szCs w:val="28"/>
        </w:rPr>
        <w:t xml:space="preserve"> </w:t>
      </w:r>
    </w:p>
    <w:p w14:paraId="2024144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2329FAC6" w14:textId="77777777" w:rsidR="00200A81" w:rsidRDefault="00573AFD">
      <w:pPr>
        <w:spacing w:after="0" w:line="360" w:lineRule="auto"/>
        <w:jc w:val="both"/>
      </w:pPr>
      <w:r>
        <w:rPr>
          <w:noProof/>
          <w:lang w:eastAsia="pt-BR"/>
        </w:rPr>
        <w:drawing>
          <wp:inline distT="0" distB="0" distL="0" distR="0" wp14:anchorId="25A2C345" wp14:editId="7029E67C">
            <wp:extent cx="5489575" cy="2466975"/>
            <wp:effectExtent l="0" t="0" r="0" b="0"/>
            <wp:docPr id="16" name="Picture"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Thiago Fortunato\AppData\Local\Microsoft\Windows\INetCache\Content.Word\web2.png"/>
                    <pic:cNvPicPr>
                      <a:picLocks noChangeAspect="1" noChangeArrowheads="1"/>
                    </pic:cNvPicPr>
                  </pic:nvPicPr>
                  <pic:blipFill>
                    <a:blip r:embed="rId26"/>
                    <a:srcRect l="625" t="15982" r="-625" b="5723"/>
                    <a:stretch>
                      <a:fillRect/>
                    </a:stretch>
                  </pic:blipFill>
                  <pic:spPr bwMode="auto">
                    <a:xfrm>
                      <a:off x="0" y="0"/>
                      <a:ext cx="5489575" cy="2466975"/>
                    </a:xfrm>
                    <a:prstGeom prst="rect">
                      <a:avLst/>
                    </a:prstGeom>
                    <a:noFill/>
                    <a:ln w="9525">
                      <a:noFill/>
                      <a:miter lim="800000"/>
                      <a:headEnd/>
                      <a:tailEnd/>
                    </a:ln>
                  </pic:spPr>
                </pic:pic>
              </a:graphicData>
            </a:graphic>
          </wp:inline>
        </w:drawing>
      </w:r>
    </w:p>
    <w:p w14:paraId="1C864CC2"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673B653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6CA8199F"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7EBCCA5"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7C168E5C" w14:textId="77777777" w:rsidR="00200A81" w:rsidRDefault="00573AFD">
      <w:pPr>
        <w:spacing w:after="0" w:line="360" w:lineRule="auto"/>
        <w:jc w:val="both"/>
      </w:pPr>
      <w:r>
        <w:rPr>
          <w:noProof/>
          <w:lang w:eastAsia="pt-BR"/>
        </w:rPr>
        <w:lastRenderedPageBreak/>
        <w:drawing>
          <wp:inline distT="0" distB="0" distL="0" distR="0" wp14:anchorId="127C1AA3" wp14:editId="3E168ECB">
            <wp:extent cx="5489575" cy="2840355"/>
            <wp:effectExtent l="0" t="0" r="0" b="0"/>
            <wp:docPr id="17" name="Picture"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Thiago Fortunato\AppData\Local\Microsoft\Windows\INetCache\Content.Word\web8.png"/>
                    <pic:cNvPicPr>
                      <a:picLocks noChangeAspect="1" noChangeArrowheads="1"/>
                    </pic:cNvPicPr>
                  </pic:nvPicPr>
                  <pic:blipFill>
                    <a:blip r:embed="rId27"/>
                    <a:stretch>
                      <a:fillRect/>
                    </a:stretch>
                  </pic:blipFill>
                  <pic:spPr bwMode="auto">
                    <a:xfrm>
                      <a:off x="0" y="0"/>
                      <a:ext cx="5489575" cy="2840355"/>
                    </a:xfrm>
                    <a:prstGeom prst="rect">
                      <a:avLst/>
                    </a:prstGeom>
                    <a:noFill/>
                    <a:ln w="9525">
                      <a:noFill/>
                      <a:miter lim="800000"/>
                      <a:headEnd/>
                      <a:tailEnd/>
                    </a:ln>
                  </pic:spPr>
                </pic:pic>
              </a:graphicData>
            </a:graphic>
          </wp:inline>
        </w:drawing>
      </w:r>
    </w:p>
    <w:p w14:paraId="0860570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2F6BDA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7ED73012" w14:textId="77777777" w:rsidR="00200A81" w:rsidRDefault="00200A81">
      <w:pPr>
        <w:spacing w:after="0" w:line="360" w:lineRule="auto"/>
        <w:jc w:val="both"/>
        <w:rPr>
          <w:rFonts w:ascii="Times New Roman" w:eastAsia="Times New Roman" w:hAnsi="Times New Roman" w:cs="Times New Roman"/>
          <w:b/>
          <w:bCs/>
          <w:sz w:val="28"/>
          <w:szCs w:val="28"/>
        </w:rPr>
      </w:pPr>
    </w:p>
    <w:p w14:paraId="205C128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Projeto Mapskills-web, foi necessário configura-lo. Este processo é composto por identificar qual versão do Maven será responsável por rodar o comando maven e por definir qual o comando será executado.</w:t>
      </w:r>
    </w:p>
    <w:p w14:paraId="0740C0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O comando utilizado, irá limpar a pasta Target e instalar os pacotes nos respectivos repositórios. </w:t>
      </w:r>
    </w:p>
    <w:p w14:paraId="5A2DA18A" w14:textId="77777777" w:rsidR="00200A81" w:rsidRDefault="00573AFD">
      <w:pPr>
        <w:spacing w:after="0" w:line="360" w:lineRule="auto"/>
        <w:jc w:val="both"/>
      </w:pPr>
      <w:r>
        <w:rPr>
          <w:noProof/>
          <w:lang w:eastAsia="pt-BR"/>
        </w:rPr>
        <w:drawing>
          <wp:inline distT="0" distB="0" distL="0" distR="0" wp14:anchorId="0270E8B4" wp14:editId="409BE488">
            <wp:extent cx="5489575" cy="2392045"/>
            <wp:effectExtent l="0" t="0" r="0" b="0"/>
            <wp:docPr id="18" name="Picture"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Thiago Fortunato\AppData\Local\Microsoft\Windows\INetCache\Content.Word\web4.png"/>
                    <pic:cNvPicPr>
                      <a:picLocks noChangeAspect="1" noChangeArrowheads="1"/>
                    </pic:cNvPicPr>
                  </pic:nvPicPr>
                  <pic:blipFill>
                    <a:blip r:embed="rId28"/>
                    <a:srcRect t="13383" b="10935"/>
                    <a:stretch>
                      <a:fillRect/>
                    </a:stretch>
                  </pic:blipFill>
                  <pic:spPr bwMode="auto">
                    <a:xfrm>
                      <a:off x="0" y="0"/>
                      <a:ext cx="5489575" cy="2392045"/>
                    </a:xfrm>
                    <a:prstGeom prst="rect">
                      <a:avLst/>
                    </a:prstGeom>
                    <a:noFill/>
                    <a:ln w="9525">
                      <a:noFill/>
                      <a:miter lim="800000"/>
                      <a:headEnd/>
                      <a:tailEnd/>
                    </a:ln>
                  </pic:spPr>
                </pic:pic>
              </a:graphicData>
            </a:graphic>
          </wp:inline>
        </w:drawing>
      </w:r>
    </w:p>
    <w:p w14:paraId="239B1768" w14:textId="77777777" w:rsidR="00200A81" w:rsidRDefault="00200A81">
      <w:pPr>
        <w:spacing w:after="0" w:line="360" w:lineRule="auto"/>
        <w:jc w:val="both"/>
        <w:rPr>
          <w:rFonts w:ascii="Times New Roman" w:eastAsia="Times New Roman" w:hAnsi="Times New Roman" w:cs="Times New Roman"/>
          <w:bCs/>
          <w:sz w:val="28"/>
          <w:szCs w:val="28"/>
        </w:rPr>
      </w:pPr>
    </w:p>
    <w:p w14:paraId="0FDDB651" w14:textId="77777777" w:rsidR="00200A81" w:rsidRDefault="00200A81">
      <w:pPr>
        <w:spacing w:after="0" w:line="360" w:lineRule="auto"/>
        <w:jc w:val="both"/>
        <w:rPr>
          <w:rFonts w:ascii="Times New Roman" w:eastAsia="Times New Roman" w:hAnsi="Times New Roman" w:cs="Times New Roman"/>
          <w:bCs/>
          <w:sz w:val="28"/>
          <w:szCs w:val="28"/>
        </w:rPr>
      </w:pPr>
    </w:p>
    <w:p w14:paraId="47A80A7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Deploy Mapskills-web</w:t>
      </w:r>
    </w:p>
    <w:p w14:paraId="14A6EE59" w14:textId="77777777" w:rsidR="00200A81" w:rsidRDefault="00200A81">
      <w:pPr>
        <w:spacing w:after="0" w:line="360" w:lineRule="auto"/>
        <w:jc w:val="both"/>
        <w:rPr>
          <w:rFonts w:ascii="Times New Roman" w:eastAsia="Times New Roman" w:hAnsi="Times New Roman" w:cs="Times New Roman"/>
          <w:b/>
          <w:sz w:val="28"/>
          <w:szCs w:val="28"/>
        </w:rPr>
      </w:pPr>
    </w:p>
    <w:p w14:paraId="631281C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808B682" w14:textId="77777777" w:rsidR="00200A81" w:rsidRDefault="00200A81">
      <w:pPr>
        <w:spacing w:after="0" w:line="360" w:lineRule="auto"/>
        <w:jc w:val="both"/>
        <w:rPr>
          <w:rFonts w:ascii="Times New Roman" w:eastAsia="Times New Roman" w:hAnsi="Times New Roman" w:cs="Times New Roman"/>
          <w:b/>
          <w:sz w:val="28"/>
          <w:szCs w:val="28"/>
        </w:rPr>
      </w:pPr>
    </w:p>
    <w:p w14:paraId="614E7A8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1AC097EB" w14:textId="77777777" w:rsidR="00200A81" w:rsidRDefault="00200A81">
      <w:pPr>
        <w:spacing w:after="0" w:line="360" w:lineRule="auto"/>
        <w:jc w:val="both"/>
        <w:rPr>
          <w:rFonts w:ascii="Times New Roman" w:eastAsia="Times New Roman" w:hAnsi="Times New Roman" w:cs="Times New Roman"/>
          <w:b/>
          <w:sz w:val="28"/>
          <w:szCs w:val="28"/>
        </w:rPr>
      </w:pPr>
    </w:p>
    <w:p w14:paraId="6990CF4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Mapskills-web, conforme imagem abaixo.</w:t>
      </w:r>
    </w:p>
    <w:p w14:paraId="736D1735"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eastAsia="pt-BR"/>
        </w:rPr>
        <w:drawing>
          <wp:inline distT="0" distB="0" distL="0" distR="0" wp14:anchorId="379B1684" wp14:editId="53BBA004">
            <wp:extent cx="5489575" cy="2073275"/>
            <wp:effectExtent l="0" t="0" r="0" b="0"/>
            <wp:docPr id="19" name="Picture"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Thiago Fortunato\AppData\Local\Microsoft\Windows\INetCache\Content.Word\web6.png"/>
                    <pic:cNvPicPr>
                      <a:picLocks noChangeAspect="1" noChangeArrowheads="1"/>
                    </pic:cNvPicPr>
                  </pic:nvPicPr>
                  <pic:blipFill>
                    <a:blip r:embed="rId29"/>
                    <a:srcRect t="13383" b="22088"/>
                    <a:stretch>
                      <a:fillRect/>
                    </a:stretch>
                  </pic:blipFill>
                  <pic:spPr bwMode="auto">
                    <a:xfrm>
                      <a:off x="0" y="0"/>
                      <a:ext cx="5489575" cy="2073275"/>
                    </a:xfrm>
                    <a:prstGeom prst="rect">
                      <a:avLst/>
                    </a:prstGeom>
                    <a:noFill/>
                    <a:ln w="9525">
                      <a:noFill/>
                      <a:miter lim="800000"/>
                      <a:headEnd/>
                      <a:tailEnd/>
                    </a:ln>
                  </pic:spPr>
                </pic:pic>
              </a:graphicData>
            </a:graphic>
          </wp:inline>
        </w:drawing>
      </w:r>
    </w:p>
    <w:p w14:paraId="3B20377A" w14:textId="77777777" w:rsidR="00200A81" w:rsidRDefault="00200A81">
      <w:pPr>
        <w:spacing w:after="0" w:line="360" w:lineRule="auto"/>
        <w:jc w:val="both"/>
        <w:rPr>
          <w:rFonts w:ascii="Times New Roman" w:eastAsia="Times New Roman" w:hAnsi="Times New Roman" w:cs="Times New Roman"/>
          <w:b/>
          <w:bCs/>
          <w:sz w:val="28"/>
          <w:szCs w:val="28"/>
        </w:rPr>
      </w:pPr>
    </w:p>
    <w:p w14:paraId="5DFD1A76"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1ED0439" w14:textId="77777777" w:rsidR="00200A81" w:rsidRDefault="00200A81">
      <w:pPr>
        <w:spacing w:after="0" w:line="360" w:lineRule="auto"/>
        <w:jc w:val="both"/>
        <w:rPr>
          <w:rFonts w:ascii="Times New Roman" w:eastAsia="Times New Roman" w:hAnsi="Times New Roman" w:cs="Times New Roman"/>
          <w:b/>
          <w:bCs/>
          <w:sz w:val="28"/>
          <w:szCs w:val="28"/>
        </w:rPr>
      </w:pPr>
    </w:p>
    <w:p w14:paraId="0CC7D3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mapskills-web.war para o diretório onde encontra-se o arquivo docker-compose.yml, pois é através dele que todo ambiente necessário para que o Software Mapskills entre em produção.</w:t>
      </w:r>
    </w:p>
    <w:p w14:paraId="68F68E1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55B652E3" w14:textId="77777777" w:rsidR="00200A81" w:rsidRDefault="00573AFD">
      <w:pPr>
        <w:spacing w:after="0" w:line="360" w:lineRule="auto"/>
        <w:jc w:val="both"/>
      </w:pPr>
      <w:r>
        <w:rPr>
          <w:noProof/>
          <w:lang w:eastAsia="pt-BR"/>
        </w:rPr>
        <w:lastRenderedPageBreak/>
        <w:drawing>
          <wp:inline distT="0" distB="0" distL="0" distR="0" wp14:anchorId="5FF6A007" wp14:editId="13661FF0">
            <wp:extent cx="5489575" cy="1647825"/>
            <wp:effectExtent l="0" t="0" r="0" b="0"/>
            <wp:docPr id="20" name="Picture"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Thiago Fortunato\AppData\Local\Microsoft\Windows\INetCache\Content.Word\web7.png"/>
                    <pic:cNvPicPr>
                      <a:picLocks noChangeAspect="1" noChangeArrowheads="1"/>
                    </pic:cNvPicPr>
                  </pic:nvPicPr>
                  <pic:blipFill>
                    <a:blip r:embed="rId30"/>
                    <a:srcRect t="13757" b="36593"/>
                    <a:stretch>
                      <a:fillRect/>
                    </a:stretch>
                  </pic:blipFill>
                  <pic:spPr bwMode="auto">
                    <a:xfrm>
                      <a:off x="0" y="0"/>
                      <a:ext cx="5489575" cy="1647825"/>
                    </a:xfrm>
                    <a:prstGeom prst="rect">
                      <a:avLst/>
                    </a:prstGeom>
                    <a:noFill/>
                    <a:ln w="9525">
                      <a:noFill/>
                      <a:miter lim="800000"/>
                      <a:headEnd/>
                      <a:tailEnd/>
                    </a:ln>
                  </pic:spPr>
                </pic:pic>
              </a:graphicData>
            </a:graphic>
          </wp:inline>
        </w:drawing>
      </w:r>
    </w:p>
    <w:p w14:paraId="4E96A754" w14:textId="77777777" w:rsidR="00200A81" w:rsidRDefault="00200A81">
      <w:pPr>
        <w:spacing w:after="0" w:line="360" w:lineRule="auto"/>
        <w:jc w:val="both"/>
        <w:rPr>
          <w:rFonts w:ascii="Times New Roman" w:eastAsia="Times New Roman" w:hAnsi="Times New Roman" w:cs="Times New Roman"/>
          <w:bCs/>
          <w:sz w:val="28"/>
          <w:szCs w:val="28"/>
        </w:rPr>
      </w:pPr>
    </w:p>
    <w:p w14:paraId="049E2BB1" w14:textId="77777777" w:rsidR="00200A81" w:rsidRDefault="00200A81">
      <w:pPr>
        <w:spacing w:after="0" w:line="360" w:lineRule="auto"/>
        <w:jc w:val="both"/>
        <w:rPr>
          <w:rFonts w:ascii="Times New Roman" w:eastAsia="Times New Roman" w:hAnsi="Times New Roman" w:cs="Times New Roman"/>
          <w:bCs/>
          <w:sz w:val="28"/>
          <w:szCs w:val="28"/>
        </w:rPr>
      </w:pPr>
    </w:p>
    <w:p w14:paraId="42FEE78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4805627D" w14:textId="77777777" w:rsidR="00200A81" w:rsidRDefault="00200A81">
      <w:pPr>
        <w:spacing w:after="0" w:line="360" w:lineRule="auto"/>
        <w:jc w:val="both"/>
        <w:rPr>
          <w:rFonts w:ascii="Times New Roman" w:eastAsia="Times New Roman" w:hAnsi="Times New Roman" w:cs="Times New Roman"/>
          <w:b/>
          <w:bCs/>
          <w:sz w:val="28"/>
          <w:szCs w:val="28"/>
        </w:rPr>
      </w:pPr>
    </w:p>
    <w:p w14:paraId="11A028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Imagem responsável por gerar os containers que hospedarão os arquivos mapskills.war e mapskills-web.war. É acessada através da porta 8080, contendo todos arquivo de configurações padrão do Servidor Tomcat-8.5 com Java 8 já instalado. Esta imagem tem como base a Imagem Alpine, que tem a finalidade de reduzir o seu tamanho, rodando apenas 1 processo java, para execução da aplicação. O tamanho final desta imagem é de 334 Mb.</w:t>
      </w:r>
    </w:p>
    <w:p w14:paraId="4841A7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disponibilizar a Imagem no Repositório Docker foi é necessário utilizar do comando Docker push, conforme imagem abaixo</w:t>
      </w:r>
    </w:p>
    <w:p w14:paraId="19C115D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lang w:eastAsia="pt-BR"/>
        </w:rPr>
        <w:drawing>
          <wp:inline distT="0" distB="0" distL="0" distR="0" wp14:anchorId="4FE3E32C" wp14:editId="748EF688">
            <wp:extent cx="4486275" cy="466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1"/>
                    <a:stretch>
                      <a:fillRect/>
                    </a:stretch>
                  </pic:blipFill>
                  <pic:spPr bwMode="auto">
                    <a:xfrm>
                      <a:off x="0" y="0"/>
                      <a:ext cx="4486275" cy="466725"/>
                    </a:xfrm>
                    <a:prstGeom prst="rect">
                      <a:avLst/>
                    </a:prstGeom>
                    <a:noFill/>
                    <a:ln w="9525">
                      <a:noFill/>
                      <a:miter lim="800000"/>
                      <a:headEnd/>
                      <a:tailEnd/>
                    </a:ln>
                  </pic:spPr>
                </pic:pic>
              </a:graphicData>
            </a:graphic>
          </wp:inline>
        </w:drawing>
      </w:r>
    </w:p>
    <w:p w14:paraId="1F7045C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3132C21C" w14:textId="77777777" w:rsidR="00200A81" w:rsidRDefault="00573AFD">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034D7096" w14:textId="77777777" w:rsidR="00200A81" w:rsidRDefault="00573AFD">
      <w:pPr>
        <w:jc w:val="center"/>
      </w:pPr>
      <w:r>
        <w:rPr>
          <w:noProof/>
          <w:lang w:eastAsia="pt-BR"/>
        </w:rPr>
        <w:drawing>
          <wp:inline distT="0" distB="0" distL="0" distR="0" wp14:anchorId="2B94C0A9" wp14:editId="04AFD39D">
            <wp:extent cx="5490845" cy="96329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2"/>
                    <a:stretch>
                      <a:fillRect/>
                    </a:stretch>
                  </pic:blipFill>
                  <pic:spPr bwMode="auto">
                    <a:xfrm>
                      <a:off x="0" y="0"/>
                      <a:ext cx="5490845" cy="963295"/>
                    </a:xfrm>
                    <a:prstGeom prst="rect">
                      <a:avLst/>
                    </a:prstGeom>
                    <a:noFill/>
                    <a:ln w="9525">
                      <a:noFill/>
                      <a:miter lim="800000"/>
                      <a:headEnd/>
                      <a:tailEnd/>
                    </a:ln>
                  </pic:spPr>
                </pic:pic>
              </a:graphicData>
            </a:graphic>
          </wp:inline>
        </w:drawing>
      </w:r>
    </w:p>
    <w:p w14:paraId="4CE4D7C0" w14:textId="77777777" w:rsidR="00200A81" w:rsidRDefault="00200A81">
      <w:pPr>
        <w:spacing w:after="0" w:line="360" w:lineRule="auto"/>
        <w:jc w:val="both"/>
        <w:rPr>
          <w:rFonts w:ascii="Times New Roman" w:eastAsia="Times New Roman" w:hAnsi="Times New Roman" w:cs="Times New Roman"/>
          <w:bCs/>
          <w:sz w:val="32"/>
          <w:szCs w:val="32"/>
        </w:rPr>
      </w:pPr>
    </w:p>
    <w:p w14:paraId="0235AF82" w14:textId="77777777" w:rsidR="00200A81" w:rsidRDefault="00200A81">
      <w:pPr>
        <w:spacing w:after="0" w:line="360" w:lineRule="auto"/>
        <w:jc w:val="both"/>
        <w:rPr>
          <w:rFonts w:ascii="Times New Roman" w:eastAsia="Times New Roman" w:hAnsi="Times New Roman" w:cs="Times New Roman"/>
          <w:bCs/>
          <w:sz w:val="32"/>
          <w:szCs w:val="32"/>
        </w:rPr>
      </w:pPr>
    </w:p>
    <w:p w14:paraId="609AAEAB" w14:textId="77777777" w:rsidR="00200A81" w:rsidRDefault="00200A81">
      <w:pPr>
        <w:spacing w:after="0" w:line="360" w:lineRule="auto"/>
        <w:jc w:val="both"/>
        <w:rPr>
          <w:rFonts w:ascii="Times New Roman" w:eastAsia="Times New Roman" w:hAnsi="Times New Roman" w:cs="Times New Roman"/>
          <w:bCs/>
          <w:sz w:val="32"/>
          <w:szCs w:val="32"/>
        </w:rPr>
      </w:pPr>
    </w:p>
    <w:p w14:paraId="292BC8EA"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Mapskills-mysql</w:t>
      </w:r>
    </w:p>
    <w:p w14:paraId="0FC78DF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759E88E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base para o container que está contigo o Banco de Dados Relacional Mysql 5.6, para configura-lo primeiramente foi baixado a versão da Imagem Oficial do Mysql e realizado todas configurações como:</w:t>
      </w:r>
    </w:p>
    <w:p w14:paraId="5DF72B5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Configuração de Senha para acesso ROOT;</w:t>
      </w:r>
    </w:p>
    <w:p w14:paraId="6E4744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Definição do nome do container;</w:t>
      </w:r>
    </w:p>
    <w:p w14:paraId="3F21D1E0"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Definir porta para acesso remoto da Base de Dados;</w:t>
      </w:r>
    </w:p>
    <w:p w14:paraId="0F7D472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abaixo baixou a Imagem mysql:5.6, configurou e inicializou o container.</w:t>
      </w:r>
    </w:p>
    <w:p w14:paraId="541EA523" w14:textId="77777777" w:rsidR="00200A81" w:rsidRDefault="00573AFD">
      <w:pPr>
        <w:spacing w:after="0" w:line="360" w:lineRule="auto"/>
        <w:jc w:val="both"/>
      </w:pPr>
      <w:r>
        <w:rPr>
          <w:noProof/>
          <w:lang w:eastAsia="pt-BR"/>
        </w:rPr>
        <w:drawing>
          <wp:inline distT="0" distB="0" distL="0" distR="0" wp14:anchorId="6855D4B2" wp14:editId="3FCDA660">
            <wp:extent cx="5490845" cy="39052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3"/>
                    <a:stretch>
                      <a:fillRect/>
                    </a:stretch>
                  </pic:blipFill>
                  <pic:spPr bwMode="auto">
                    <a:xfrm>
                      <a:off x="0" y="0"/>
                      <a:ext cx="5490845" cy="390525"/>
                    </a:xfrm>
                    <a:prstGeom prst="rect">
                      <a:avLst/>
                    </a:prstGeom>
                    <a:noFill/>
                    <a:ln w="9525">
                      <a:noFill/>
                      <a:miter lim="800000"/>
                      <a:headEnd/>
                      <a:tailEnd/>
                    </a:ln>
                  </pic:spPr>
                </pic:pic>
              </a:graphicData>
            </a:graphic>
          </wp:inline>
        </w:drawing>
      </w:r>
    </w:p>
    <w:p w14:paraId="36B21BFD" w14:textId="77777777" w:rsidR="00200A81" w:rsidRDefault="00200A81">
      <w:pPr>
        <w:spacing w:after="0" w:line="360" w:lineRule="auto"/>
        <w:jc w:val="both"/>
        <w:rPr>
          <w:rFonts w:ascii="Times New Roman" w:eastAsia="Times New Roman" w:hAnsi="Times New Roman" w:cs="Times New Roman"/>
          <w:bCs/>
          <w:sz w:val="28"/>
          <w:szCs w:val="28"/>
        </w:rPr>
      </w:pPr>
    </w:p>
    <w:p w14:paraId="69E87E7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acessar o Banco de Dados foi utilizado o seguinte comando:</w:t>
      </w:r>
    </w:p>
    <w:p w14:paraId="1747A479" w14:textId="77777777" w:rsidR="00200A81" w:rsidRDefault="00573AFD">
      <w:pPr>
        <w:spacing w:after="0" w:line="360" w:lineRule="auto"/>
        <w:jc w:val="center"/>
      </w:pPr>
      <w:r>
        <w:rPr>
          <w:noProof/>
          <w:lang w:eastAsia="pt-BR"/>
        </w:rPr>
        <w:drawing>
          <wp:inline distT="0" distB="0" distL="0" distR="0" wp14:anchorId="4F74986D" wp14:editId="4708687C">
            <wp:extent cx="5490845" cy="174180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4"/>
                    <a:stretch>
                      <a:fillRect/>
                    </a:stretch>
                  </pic:blipFill>
                  <pic:spPr bwMode="auto">
                    <a:xfrm>
                      <a:off x="0" y="0"/>
                      <a:ext cx="5490845" cy="1741805"/>
                    </a:xfrm>
                    <a:prstGeom prst="rect">
                      <a:avLst/>
                    </a:prstGeom>
                    <a:noFill/>
                    <a:ln w="9525">
                      <a:noFill/>
                      <a:miter lim="800000"/>
                      <a:headEnd/>
                      <a:tailEnd/>
                    </a:ln>
                  </pic:spPr>
                </pic:pic>
              </a:graphicData>
            </a:graphic>
          </wp:inline>
        </w:drawing>
      </w:r>
    </w:p>
    <w:p w14:paraId="327D6D4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10D53267"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Nele, foi criado o usuário Mapskills, dado permissões de acesso remoto e criado a Base de Dados para que a Aplicação Mapskills.war persista todos dados.</w:t>
      </w:r>
    </w:p>
    <w:p w14:paraId="5DFB607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Após todas realizar todas configurações no container e deixa-lo pronto para uso, foi utilizado 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 xml:space="preserve">, e gerado uma imagem totalmente customizada do container. </w:t>
      </w:r>
    </w:p>
    <w:p w14:paraId="0FAFFD1D" w14:textId="77777777" w:rsidR="00200A81" w:rsidRDefault="00573AFD">
      <w:pPr>
        <w:spacing w:after="0" w:line="360" w:lineRule="auto"/>
        <w:jc w:val="center"/>
      </w:pPr>
      <w:r>
        <w:rPr>
          <w:noProof/>
          <w:lang w:eastAsia="pt-BR"/>
        </w:rPr>
        <w:lastRenderedPageBreak/>
        <w:drawing>
          <wp:inline distT="0" distB="0" distL="0" distR="0" wp14:anchorId="289D438D" wp14:editId="34353E48">
            <wp:extent cx="5372100" cy="50482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5"/>
                    <a:stretch>
                      <a:fillRect/>
                    </a:stretch>
                  </pic:blipFill>
                  <pic:spPr bwMode="auto">
                    <a:xfrm>
                      <a:off x="0" y="0"/>
                      <a:ext cx="5372100" cy="504825"/>
                    </a:xfrm>
                    <a:prstGeom prst="rect">
                      <a:avLst/>
                    </a:prstGeom>
                    <a:noFill/>
                    <a:ln w="9525">
                      <a:noFill/>
                      <a:miter lim="800000"/>
                      <a:headEnd/>
                      <a:tailEnd/>
                    </a:ln>
                  </pic:spPr>
                </pic:pic>
              </a:graphicData>
            </a:graphic>
          </wp:inline>
        </w:drawing>
      </w:r>
    </w:p>
    <w:p w14:paraId="6D8DF32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E por último, realizado o deploy desta imagem no Docker Hub.</w:t>
      </w:r>
    </w:p>
    <w:p w14:paraId="79B568FE" w14:textId="77777777" w:rsidR="00200A81" w:rsidRDefault="00573AFD">
      <w:pPr>
        <w:spacing w:after="0" w:line="360" w:lineRule="auto"/>
        <w:jc w:val="center"/>
      </w:pPr>
      <w:r>
        <w:rPr>
          <w:noProof/>
          <w:lang w:eastAsia="pt-BR"/>
        </w:rPr>
        <w:drawing>
          <wp:inline distT="0" distB="0" distL="0" distR="0" wp14:anchorId="79A323A0" wp14:editId="029A984E">
            <wp:extent cx="5490845" cy="170688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6"/>
                    <a:stretch>
                      <a:fillRect/>
                    </a:stretch>
                  </pic:blipFill>
                  <pic:spPr bwMode="auto">
                    <a:xfrm>
                      <a:off x="0" y="0"/>
                      <a:ext cx="5490845" cy="1706880"/>
                    </a:xfrm>
                    <a:prstGeom prst="rect">
                      <a:avLst/>
                    </a:prstGeom>
                    <a:noFill/>
                    <a:ln w="9525">
                      <a:noFill/>
                      <a:miter lim="800000"/>
                      <a:headEnd/>
                      <a:tailEnd/>
                    </a:ln>
                  </pic:spPr>
                </pic:pic>
              </a:graphicData>
            </a:graphic>
          </wp:inline>
        </w:drawing>
      </w:r>
    </w:p>
    <w:p w14:paraId="3F89CC0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Para realizar o download dessa Imagem Mysql é necessário rodar o comando </w:t>
      </w:r>
      <w:r>
        <w:rPr>
          <w:rFonts w:ascii="Times New Roman" w:eastAsia="Times New Roman" w:hAnsi="Times New Roman" w:cs="Times New Roman"/>
          <w:bCs/>
          <w:i/>
          <w:sz w:val="28"/>
          <w:szCs w:val="28"/>
          <w:u w:val="single"/>
        </w:rPr>
        <w:t>docker pull</w:t>
      </w:r>
      <w:r>
        <w:rPr>
          <w:rFonts w:ascii="Times New Roman" w:eastAsia="Times New Roman" w:hAnsi="Times New Roman" w:cs="Times New Roman"/>
          <w:bCs/>
          <w:sz w:val="28"/>
          <w:szCs w:val="28"/>
        </w:rPr>
        <w:t>. Esta imagem já conterá todas configurações realizadas nos comandos acima.</w:t>
      </w:r>
    </w:p>
    <w:p w14:paraId="2465678A" w14:textId="77777777" w:rsidR="00200A81" w:rsidRDefault="00573AFD">
      <w:pPr>
        <w:spacing w:after="0" w:line="360" w:lineRule="auto"/>
        <w:jc w:val="center"/>
      </w:pPr>
      <w:r>
        <w:rPr>
          <w:noProof/>
          <w:lang w:eastAsia="pt-BR"/>
        </w:rPr>
        <w:drawing>
          <wp:inline distT="0" distB="0" distL="0" distR="0" wp14:anchorId="7FD1A074" wp14:editId="28058438">
            <wp:extent cx="3933825" cy="46672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7"/>
                    <a:stretch>
                      <a:fillRect/>
                    </a:stretch>
                  </pic:blipFill>
                  <pic:spPr bwMode="auto">
                    <a:xfrm>
                      <a:off x="0" y="0"/>
                      <a:ext cx="3933825" cy="466725"/>
                    </a:xfrm>
                    <a:prstGeom prst="rect">
                      <a:avLst/>
                    </a:prstGeom>
                    <a:noFill/>
                    <a:ln w="9525">
                      <a:noFill/>
                      <a:miter lim="800000"/>
                      <a:headEnd/>
                      <a:tailEnd/>
                    </a:ln>
                  </pic:spPr>
                </pic:pic>
              </a:graphicData>
            </a:graphic>
          </wp:inline>
        </w:drawing>
      </w:r>
    </w:p>
    <w:p w14:paraId="6141CCAF" w14:textId="77777777" w:rsidR="00200A81" w:rsidRDefault="00200A81">
      <w:pPr>
        <w:spacing w:after="0" w:line="360" w:lineRule="auto"/>
        <w:jc w:val="both"/>
        <w:rPr>
          <w:rFonts w:ascii="Times New Roman" w:eastAsia="Times New Roman" w:hAnsi="Times New Roman" w:cs="Times New Roman"/>
          <w:bCs/>
          <w:sz w:val="32"/>
          <w:szCs w:val="32"/>
        </w:rPr>
      </w:pPr>
    </w:p>
    <w:p w14:paraId="34562E37"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Mapskills-Nexus</w:t>
      </w:r>
    </w:p>
    <w:p w14:paraId="6937C9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Imagem responsável por armazenar todos artefatos que foram gerados após o build finalizado com sucesso feito pelo Jenkins. Para acesso a esta imagem é necessário liberar a porta 8081. </w:t>
      </w:r>
    </w:p>
    <w:p w14:paraId="1C306AD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Primeiramente foi utilizado o comando </w:t>
      </w:r>
      <w:r>
        <w:rPr>
          <w:rFonts w:ascii="Times New Roman" w:eastAsia="Times New Roman" w:hAnsi="Times New Roman" w:cs="Times New Roman"/>
          <w:bCs/>
          <w:i/>
          <w:sz w:val="28"/>
          <w:szCs w:val="28"/>
        </w:rPr>
        <w:t>docker run</w:t>
      </w:r>
      <w:r>
        <w:rPr>
          <w:rFonts w:ascii="Times New Roman" w:eastAsia="Times New Roman" w:hAnsi="Times New Roman" w:cs="Times New Roman"/>
          <w:bCs/>
          <w:sz w:val="28"/>
          <w:szCs w:val="28"/>
        </w:rPr>
        <w:t xml:space="preserve"> para fazer download da imagem ofical do Nexus Sonotype 3 disponibilizada no Docker Hub e criado um container de nome mapskills-nexus.  </w:t>
      </w:r>
    </w:p>
    <w:p w14:paraId="087FF56E" w14:textId="77777777" w:rsidR="00200A81" w:rsidRDefault="00573AFD">
      <w:pPr>
        <w:spacing w:after="0" w:line="360" w:lineRule="auto"/>
        <w:ind w:firstLine="708"/>
        <w:jc w:val="center"/>
      </w:pPr>
      <w:r>
        <w:rPr>
          <w:noProof/>
          <w:lang w:eastAsia="pt-BR"/>
        </w:rPr>
        <w:drawing>
          <wp:inline distT="0" distB="0" distL="0" distR="0" wp14:anchorId="76AE2F7B" wp14:editId="13608B68">
            <wp:extent cx="4562475" cy="742950"/>
            <wp:effectExtent l="0" t="0" r="0" b="0"/>
            <wp:docPr id="28" name="Picture"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Z:\home\sofware03\TG\TG-Mapskills\Imagens\docker\docker nexus.png"/>
                    <pic:cNvPicPr>
                      <a:picLocks noChangeAspect="1" noChangeArrowheads="1"/>
                    </pic:cNvPicPr>
                  </pic:nvPicPr>
                  <pic:blipFill>
                    <a:blip r:embed="rId38"/>
                    <a:srcRect r="76113" b="100650"/>
                    <a:stretch>
                      <a:fillRect/>
                    </a:stretch>
                  </pic:blipFill>
                  <pic:spPr bwMode="auto">
                    <a:xfrm>
                      <a:off x="0" y="0"/>
                      <a:ext cx="4581525" cy="746052"/>
                    </a:xfrm>
                    <a:prstGeom prst="rect">
                      <a:avLst/>
                    </a:prstGeom>
                    <a:noFill/>
                    <a:ln w="9525">
                      <a:noFill/>
                      <a:miter lim="800000"/>
                      <a:headEnd/>
                      <a:tailEnd/>
                    </a:ln>
                  </pic:spPr>
                </pic:pic>
              </a:graphicData>
            </a:graphic>
          </wp:inline>
        </w:drawing>
      </w:r>
    </w:p>
    <w:p w14:paraId="2FF73456"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99F83A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789C720"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BA8F855"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5C4BA952"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Apos configurado o container liberando a porta 8081 e criado um usuario Mapskills para acesso, foi gerado uma Imagem baseada neste container através do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w:t>
      </w:r>
    </w:p>
    <w:p w14:paraId="5DABA3D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1CB8CB38" w14:textId="77777777" w:rsidR="00200A81" w:rsidRDefault="00573AFD">
      <w:pPr>
        <w:spacing w:after="0" w:line="360" w:lineRule="auto"/>
        <w:ind w:firstLine="708"/>
        <w:jc w:val="center"/>
      </w:pPr>
      <w:r>
        <w:rPr>
          <w:noProof/>
          <w:lang w:eastAsia="pt-BR"/>
        </w:rPr>
        <w:drawing>
          <wp:inline distT="0" distB="0" distL="0" distR="0" wp14:anchorId="79D0C2DC" wp14:editId="58D066F5">
            <wp:extent cx="4591685" cy="523875"/>
            <wp:effectExtent l="0" t="0" r="0" b="0"/>
            <wp:docPr id="29" name="Picture"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Z:\home\sofware03\TG\TG-Mapskills\Imagens\docker\docker nexus2.png"/>
                    <pic:cNvPicPr>
                      <a:picLocks noChangeAspect="1" noChangeArrowheads="1"/>
                    </pic:cNvPicPr>
                  </pic:nvPicPr>
                  <pic:blipFill>
                    <a:blip r:embed="rId39"/>
                    <a:srcRect r="80051" b="102318"/>
                    <a:stretch>
                      <a:fillRect/>
                    </a:stretch>
                  </pic:blipFill>
                  <pic:spPr bwMode="auto">
                    <a:xfrm>
                      <a:off x="0" y="0"/>
                      <a:ext cx="4591685" cy="523875"/>
                    </a:xfrm>
                    <a:prstGeom prst="rect">
                      <a:avLst/>
                    </a:prstGeom>
                    <a:noFill/>
                    <a:ln w="9525">
                      <a:noFill/>
                      <a:miter lim="800000"/>
                      <a:headEnd/>
                      <a:tailEnd/>
                    </a:ln>
                  </pic:spPr>
                </pic:pic>
              </a:graphicData>
            </a:graphic>
          </wp:inline>
        </w:drawing>
      </w:r>
    </w:p>
    <w:p w14:paraId="7858D697"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032D685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descrito a baixo permite ao usuario baixar a Imagem Mapskills-Nexus do Repositorio Docker.</w:t>
      </w:r>
    </w:p>
    <w:p w14:paraId="0009042A" w14:textId="77777777" w:rsidR="00200A81" w:rsidRDefault="00573AFD">
      <w:pPr>
        <w:spacing w:after="0" w:line="360" w:lineRule="auto"/>
        <w:ind w:firstLine="708"/>
        <w:jc w:val="center"/>
      </w:pPr>
      <w:r>
        <w:rPr>
          <w:noProof/>
          <w:lang w:eastAsia="pt-BR"/>
        </w:rPr>
        <w:drawing>
          <wp:inline distT="0" distB="0" distL="0" distR="0" wp14:anchorId="4E0ABAB7" wp14:editId="0CA9E609">
            <wp:extent cx="4686300" cy="669290"/>
            <wp:effectExtent l="0" t="0" r="0" b="0"/>
            <wp:docPr id="30" name="Picture"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Z:\home\sofware03\TG\TG-Mapskills\Imagens\docker\docker nexus3.png"/>
                    <pic:cNvPicPr>
                      <a:picLocks noChangeAspect="1" noChangeArrowheads="1"/>
                    </pic:cNvPicPr>
                  </pic:nvPicPr>
                  <pic:blipFill>
                    <a:blip r:embed="rId40"/>
                    <a:srcRect r="86988" b="102649"/>
                    <a:stretch>
                      <a:fillRect/>
                    </a:stretch>
                  </pic:blipFill>
                  <pic:spPr bwMode="auto">
                    <a:xfrm>
                      <a:off x="0" y="0"/>
                      <a:ext cx="4686300" cy="669290"/>
                    </a:xfrm>
                    <a:prstGeom prst="rect">
                      <a:avLst/>
                    </a:prstGeom>
                    <a:noFill/>
                    <a:ln w="9525">
                      <a:noFill/>
                      <a:miter lim="800000"/>
                      <a:headEnd/>
                      <a:tailEnd/>
                    </a:ln>
                  </pic:spPr>
                </pic:pic>
              </a:graphicData>
            </a:graphic>
          </wp:inline>
        </w:drawing>
      </w:r>
    </w:p>
    <w:p w14:paraId="74F16CF7" w14:textId="77777777" w:rsidR="00200A81" w:rsidRDefault="00200A81">
      <w:pPr>
        <w:spacing w:after="0" w:line="360" w:lineRule="auto"/>
        <w:jc w:val="both"/>
        <w:rPr>
          <w:rFonts w:ascii="Times New Roman" w:eastAsia="Times New Roman" w:hAnsi="Times New Roman" w:cs="Times New Roman"/>
          <w:bCs/>
          <w:sz w:val="32"/>
          <w:szCs w:val="32"/>
        </w:rPr>
      </w:pPr>
    </w:p>
    <w:p w14:paraId="6CEE28EC"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Mapskills-cAdivisor</w:t>
      </w:r>
    </w:p>
    <w:p w14:paraId="07A4D5E8" w14:textId="77777777" w:rsidR="00200A81" w:rsidRDefault="00200A81">
      <w:pPr>
        <w:spacing w:after="0" w:line="360" w:lineRule="auto"/>
        <w:jc w:val="both"/>
        <w:rPr>
          <w:rFonts w:ascii="Times New Roman" w:eastAsia="Times New Roman" w:hAnsi="Times New Roman" w:cs="Times New Roman"/>
          <w:bCs/>
          <w:sz w:val="32"/>
          <w:szCs w:val="32"/>
        </w:rPr>
      </w:pPr>
    </w:p>
    <w:p w14:paraId="59AED59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Mapskills-cAdivisor e uma imagem que auxiliara no gerenciamento das imagens e containers utilizados no host. Com esta imagem e possivel monitorar todos processos e saber em tempo real todo funcionamento do host alocado.</w:t>
      </w:r>
    </w:p>
    <w:p w14:paraId="2345A1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Seguindo o conceito aplicado na Imagem Mapskills-Nexus foi feito o download da imagem no Repositorio Docker da Imagem Oficial e customizada para satisfazer as necessidades do Centro Paula Souza. </w:t>
      </w:r>
    </w:p>
    <w:p w14:paraId="415497C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Todos volumes criados sao necessarios para que o cAdvisor configure seu ambiente.</w:t>
      </w:r>
    </w:p>
    <w:p w14:paraId="654FDED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 porta 8888 foi configurada para acesso a aplicacao.</w:t>
      </w:r>
    </w:p>
    <w:p w14:paraId="4425FD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07E1E8A" w14:textId="77777777" w:rsidR="00200A81" w:rsidRDefault="00573AFD">
      <w:pPr>
        <w:spacing w:after="0" w:line="360" w:lineRule="auto"/>
        <w:jc w:val="center"/>
      </w:pPr>
      <w:r>
        <w:rPr>
          <w:noProof/>
          <w:lang w:eastAsia="pt-BR"/>
        </w:rPr>
        <w:lastRenderedPageBreak/>
        <w:drawing>
          <wp:inline distT="0" distB="0" distL="0" distR="0" wp14:anchorId="6CEA9BCB" wp14:editId="7F67A13F">
            <wp:extent cx="5244465" cy="2787650"/>
            <wp:effectExtent l="0" t="0" r="0" b="0"/>
            <wp:docPr id="31" name="Picture"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Z:\home\sofware03\TG\TG-Mapskills\Imagens\docker\docker cadvisor.PNG"/>
                    <pic:cNvPicPr>
                      <a:picLocks noChangeAspect="1" noChangeArrowheads="1"/>
                    </pic:cNvPicPr>
                  </pic:nvPicPr>
                  <pic:blipFill>
                    <a:blip r:embed="rId41"/>
                    <a:stretch>
                      <a:fillRect/>
                    </a:stretch>
                  </pic:blipFill>
                  <pic:spPr bwMode="auto">
                    <a:xfrm>
                      <a:off x="0" y="0"/>
                      <a:ext cx="5244465" cy="2787650"/>
                    </a:xfrm>
                    <a:prstGeom prst="rect">
                      <a:avLst/>
                    </a:prstGeom>
                    <a:noFill/>
                    <a:ln w="9525">
                      <a:noFill/>
                      <a:miter lim="800000"/>
                      <a:headEnd/>
                      <a:tailEnd/>
                    </a:ln>
                  </pic:spPr>
                </pic:pic>
              </a:graphicData>
            </a:graphic>
          </wp:inline>
        </w:drawing>
      </w:r>
    </w:p>
    <w:p w14:paraId="01664C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C9974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Mapskills-Haproxy</w:t>
      </w:r>
    </w:p>
    <w:p w14:paraId="36191E6C" w14:textId="77777777" w:rsidR="00200A81" w:rsidRDefault="00200A81">
      <w:pPr>
        <w:spacing w:after="0" w:line="360" w:lineRule="auto"/>
        <w:jc w:val="both"/>
        <w:rPr>
          <w:rFonts w:ascii="Times New Roman" w:eastAsia="Times New Roman" w:hAnsi="Times New Roman" w:cs="Times New Roman"/>
          <w:b/>
          <w:bCs/>
          <w:sz w:val="32"/>
          <w:szCs w:val="32"/>
        </w:rPr>
      </w:pPr>
    </w:p>
    <w:p w14:paraId="7CB0F49D"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que tem a finalidade gerar o container que irá gerenciar o Load Balance dos Containers de Mapskills-app. Toda requisicao destinada ao Software Mapskills quem controlorá a carga sera o Haproxy por meio do um algoritmo de balanceamento de carga.</w:t>
      </w:r>
    </w:p>
    <w:p w14:paraId="2BA534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Haproxy trabalhara como um Proxy Reverso, recebendo todas requisicoes atraves da porta 80 e redirecionando internamente a porta 8080 destinada ao Tomcat que contem o mapskills-war. O balanceamento de carga utilizado e de camada 4 (camada de transporte) da tabela OSI, desta forma o Haproxy encaminhara o trafego do usuario com base no alcance e na porta do IP, no caso definida como 80.</w:t>
      </w:r>
    </w:p>
    <w:p w14:paraId="7BC8E5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Aplicacao tambem fornece um Dashboard para visualizacao dos servers, numeros de requisicoes com sucesso e falha, alem de poder monitorar a quantidade que foi trafegada pela rede, conforme figura abaixo.</w:t>
      </w:r>
    </w:p>
    <w:p w14:paraId="6520EDF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Alem da liberacao da porta 80 no host, a porta 1936 tambem foi configurada no Haproxy, pois e atraves dela que pode-ser visualizar o seu Dashboard e monitorar todo ambiente utilizando o usuario Mapskills.</w:t>
      </w:r>
    </w:p>
    <w:p w14:paraId="3B5663A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p>
    <w:p w14:paraId="7C3A5469" w14:textId="77777777" w:rsidR="00200A81" w:rsidRDefault="00573AFD">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45A1DA4F" wp14:editId="6D40DC3E">
            <wp:extent cx="5486400" cy="1828800"/>
            <wp:effectExtent l="0" t="0" r="0" b="0"/>
            <wp:docPr id="32" name="Picture"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Z:\home\sofware03\TG\TG-Mapskills\Imagens\docker\haproxy 2.png"/>
                    <pic:cNvPicPr>
                      <a:picLocks noChangeAspect="1" noChangeArrowheads="1"/>
                    </pic:cNvPicPr>
                  </pic:nvPicPr>
                  <pic:blipFill>
                    <a:blip r:embed="rId42"/>
                    <a:srcRect t="6000" b="37991"/>
                    <a:stretch>
                      <a:fillRect/>
                    </a:stretch>
                  </pic:blipFill>
                  <pic:spPr bwMode="auto">
                    <a:xfrm>
                      <a:off x="0" y="0"/>
                      <a:ext cx="5486400" cy="1828800"/>
                    </a:xfrm>
                    <a:prstGeom prst="rect">
                      <a:avLst/>
                    </a:prstGeom>
                    <a:noFill/>
                    <a:ln w="9525">
                      <a:noFill/>
                      <a:miter lim="800000"/>
                      <a:headEnd/>
                      <a:tailEnd/>
                    </a:ln>
                  </pic:spPr>
                </pic:pic>
              </a:graphicData>
            </a:graphic>
          </wp:inline>
        </w:drawing>
      </w:r>
      <w:r>
        <w:rPr>
          <w:rFonts w:ascii="Times New Roman" w:eastAsia="Times New Roman" w:hAnsi="Times New Roman" w:cs="Times New Roman"/>
          <w:bCs/>
          <w:sz w:val="28"/>
          <w:szCs w:val="28"/>
        </w:rPr>
        <w:t xml:space="preserve"> </w:t>
      </w:r>
    </w:p>
    <w:p w14:paraId="64C5304F" w14:textId="77777777" w:rsidR="00200A81" w:rsidRDefault="00200A81">
      <w:pPr>
        <w:spacing w:after="0" w:line="360" w:lineRule="auto"/>
        <w:jc w:val="both"/>
        <w:rPr>
          <w:rFonts w:ascii="Times New Roman" w:eastAsia="Times New Roman" w:hAnsi="Times New Roman" w:cs="Times New Roman"/>
          <w:b/>
          <w:bCs/>
          <w:sz w:val="32"/>
          <w:szCs w:val="32"/>
        </w:rPr>
      </w:pPr>
    </w:p>
    <w:p w14:paraId="7BDB43C0"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Round Robin</w:t>
      </w:r>
    </w:p>
    <w:p w14:paraId="25C32306"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Algoritmo utilizado para load balance que tratar os servers como iguais, independente do numero de conexoes solicitadas, sempre redirecionando a proxima requisicao ao server seguinte, desta forma, todos servers terao o mesmo numero de conexoes.</w:t>
      </w:r>
    </w:p>
    <w:p w14:paraId="4A2363D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4AB9ED98"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 Compose</w:t>
      </w:r>
    </w:p>
    <w:p w14:paraId="59DCCCC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Este arquivo de configuraçao tem a finalidade de automatizar o deploy de todo ambiente de produçao necessario para que o Mapskills funcione. O arquivo docker-compose.yml criara e iniciara todos serviços definidos.</w:t>
      </w:r>
    </w:p>
    <w:p w14:paraId="06A942C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arquivo inicia os seguintes servicos: Container Nexus dando start ao Repositrio, Container Tomcat para o Front-End, composto pelo arquivo mapskills-web.war, Container Tomcat para o Back-End, composto pelo arquivo mapskill.war, Container Haproxy composto pelo software que ira realizar o Load Balancer, e Container cAdvisor que ira monitorar os recursos utilizado por todos containers.</w:t>
      </w:r>
    </w:p>
    <w:p w14:paraId="26741E52" w14:textId="77777777" w:rsidR="00200A81" w:rsidRDefault="00200A81">
      <w:pPr>
        <w:spacing w:after="0" w:line="360" w:lineRule="auto"/>
        <w:jc w:val="both"/>
        <w:rPr>
          <w:rFonts w:ascii="Times New Roman" w:eastAsia="Times New Roman" w:hAnsi="Times New Roman" w:cs="Times New Roman"/>
          <w:bCs/>
          <w:sz w:val="28"/>
          <w:szCs w:val="28"/>
        </w:rPr>
      </w:pPr>
    </w:p>
    <w:p w14:paraId="4FBBE896" w14:textId="77777777" w:rsidR="00200A81" w:rsidRDefault="00200A81">
      <w:pPr>
        <w:spacing w:after="0" w:line="360" w:lineRule="auto"/>
        <w:jc w:val="both"/>
        <w:rPr>
          <w:rFonts w:ascii="Times New Roman" w:eastAsia="Times New Roman" w:hAnsi="Times New Roman" w:cs="Times New Roman"/>
          <w:bCs/>
          <w:sz w:val="28"/>
          <w:szCs w:val="28"/>
        </w:rPr>
      </w:pPr>
    </w:p>
    <w:p w14:paraId="76D690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No cabeçalho deste documento foi definido que utilizara a versao 2 do docker-compose e apos isso os servicos que serao configurados e inicializados.</w:t>
      </w:r>
    </w:p>
    <w:p w14:paraId="20668F81" w14:textId="77777777" w:rsidR="00200A81" w:rsidRDefault="00573AFD">
      <w:pPr>
        <w:spacing w:after="0" w:line="360" w:lineRule="auto"/>
        <w:jc w:val="center"/>
      </w:pPr>
      <w:r>
        <w:rPr>
          <w:noProof/>
          <w:lang w:eastAsia="pt-BR"/>
        </w:rPr>
        <w:drawing>
          <wp:inline distT="0" distB="0" distL="0" distR="0" wp14:anchorId="6C4E24AA" wp14:editId="0CE18E90">
            <wp:extent cx="2362200" cy="523875"/>
            <wp:effectExtent l="0" t="0" r="0" b="0"/>
            <wp:docPr id="33"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Z:\home\sofware03\TG\TG-Mapskills\Imagens\docker compose\docker-compose.png"/>
                    <pic:cNvPicPr>
                      <a:picLocks noChangeAspect="1" noChangeArrowheads="1"/>
                    </pic:cNvPicPr>
                  </pic:nvPicPr>
                  <pic:blipFill>
                    <a:blip r:embed="rId43"/>
                    <a:srcRect t="10334" r="82862" b="89316"/>
                    <a:stretch>
                      <a:fillRect/>
                    </a:stretch>
                  </pic:blipFill>
                  <pic:spPr bwMode="auto">
                    <a:xfrm>
                      <a:off x="0" y="0"/>
                      <a:ext cx="2362200" cy="523875"/>
                    </a:xfrm>
                    <a:prstGeom prst="rect">
                      <a:avLst/>
                    </a:prstGeom>
                    <a:noFill/>
                    <a:ln w="9525">
                      <a:noFill/>
                      <a:miter lim="800000"/>
                      <a:headEnd/>
                      <a:tailEnd/>
                    </a:ln>
                  </pic:spPr>
                </pic:pic>
              </a:graphicData>
            </a:graphic>
          </wp:inline>
        </w:drawing>
      </w:r>
    </w:p>
    <w:p w14:paraId="199C0A54" w14:textId="77777777" w:rsidR="001633EF" w:rsidRPr="008D02EE" w:rsidRDefault="001633EF" w:rsidP="001633EF">
      <w:pPr>
        <w:spacing w:after="0" w:line="360" w:lineRule="auto"/>
        <w:jc w:val="both"/>
        <w:rPr>
          <w:rFonts w:ascii="Times New Roman" w:eastAsia="Times New Roman" w:hAnsi="Times New Roman" w:cs="Times New Roman"/>
          <w:b/>
          <w:bCs/>
          <w:sz w:val="28"/>
          <w:szCs w:val="28"/>
          <w:rPrChange w:id="85"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86" w:author="Eduardo Sakaue" w:date="2017-07-13T18:28:00Z">
            <w:rPr>
              <w:rFonts w:ascii="Times New Roman" w:eastAsia="Times New Roman" w:hAnsi="Times New Roman" w:cs="Times New Roman"/>
              <w:b/>
              <w:bCs/>
              <w:sz w:val="28"/>
              <w:szCs w:val="28"/>
              <w:lang w:val="en-US"/>
            </w:rPr>
          </w:rPrChange>
        </w:rPr>
        <w:t>Volume</w:t>
      </w:r>
    </w:p>
    <w:p w14:paraId="1244F06A" w14:textId="77777777" w:rsidR="001633EF" w:rsidRDefault="001633EF" w:rsidP="001633EF">
      <w:pPr>
        <w:spacing w:after="0" w:line="360" w:lineRule="auto"/>
        <w:jc w:val="both"/>
        <w:rPr>
          <w:rFonts w:ascii="Times New Roman" w:eastAsia="Times New Roman" w:hAnsi="Times New Roman" w:cs="Times New Roman"/>
          <w:bCs/>
          <w:sz w:val="28"/>
          <w:szCs w:val="28"/>
        </w:rPr>
      </w:pPr>
      <w:r w:rsidRPr="008D02EE">
        <w:rPr>
          <w:rFonts w:ascii="Times New Roman" w:eastAsia="Times New Roman" w:hAnsi="Times New Roman" w:cs="Times New Roman"/>
          <w:b/>
          <w:bCs/>
          <w:sz w:val="28"/>
          <w:szCs w:val="28"/>
          <w:rPrChange w:id="87" w:author="Eduardo Sakaue" w:date="2017-07-13T18:28:00Z">
            <w:rPr>
              <w:rFonts w:ascii="Times New Roman" w:eastAsia="Times New Roman" w:hAnsi="Times New Roman" w:cs="Times New Roman"/>
              <w:b/>
              <w:bCs/>
              <w:sz w:val="28"/>
              <w:szCs w:val="28"/>
              <w:lang w:val="en-US"/>
            </w:rPr>
          </w:rPrChange>
        </w:rPr>
        <w:tab/>
      </w:r>
      <w:r w:rsidR="00D10FB0" w:rsidRPr="00D10FB0">
        <w:rPr>
          <w:rFonts w:ascii="Times New Roman" w:eastAsia="Times New Roman" w:hAnsi="Times New Roman" w:cs="Times New Roman"/>
          <w:bCs/>
          <w:sz w:val="28"/>
          <w:szCs w:val="28"/>
        </w:rPr>
        <w:t>Um volume pode ser tanto um mapeamento de uma pasta loc</w:t>
      </w:r>
      <w:r w:rsidR="00D10FB0">
        <w:rPr>
          <w:rFonts w:ascii="Times New Roman" w:eastAsia="Times New Roman" w:hAnsi="Times New Roman" w:cs="Times New Roman"/>
          <w:bCs/>
          <w:sz w:val="28"/>
          <w:szCs w:val="28"/>
        </w:rPr>
        <w:t>al para um container, quanto um container de volume compartilhado entre outros containers.</w:t>
      </w:r>
    </w:p>
    <w:p w14:paraId="79C7D950" w14:textId="77777777" w:rsid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4426E714" wp14:editId="237BD005">
            <wp:extent cx="2524125" cy="2301634"/>
            <wp:effectExtent l="0" t="0" r="0" b="3810"/>
            <wp:docPr id="39" name="Picture 39" descr="Z:\home\sofware03\TG\TG-Mapskills\Imagens\docker\docker 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docker volum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4125" cy="2301634"/>
                    </a:xfrm>
                    <a:prstGeom prst="rect">
                      <a:avLst/>
                    </a:prstGeom>
                    <a:noFill/>
                    <a:ln>
                      <a:noFill/>
                    </a:ln>
                  </pic:spPr>
                </pic:pic>
              </a:graphicData>
            </a:graphic>
          </wp:inline>
        </w:drawing>
      </w:r>
    </w:p>
    <w:p w14:paraId="02E8C4DB" w14:textId="77777777" w:rsidR="00D10FB0" w:rsidRDefault="00D10FB0" w:rsidP="00D10FB0">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Foi criado um container de volume para mapeamento da base de dados mapskills, desta forma todos arquivos gerados pelo container mysql serao compartilhados no container, e caso o container venha a sair de operacao, todos os dados foram mantidos no volume.</w:t>
      </w:r>
    </w:p>
    <w:p w14:paraId="36D4C386" w14:textId="77777777" w:rsidR="00D10FB0" w:rsidRDefault="00D10FB0" w:rsidP="00D10FB0">
      <w:pPr>
        <w:spacing w:after="0" w:line="360" w:lineRule="auto"/>
        <w:rPr>
          <w:rFonts w:ascii="Times New Roman" w:eastAsia="Times New Roman" w:hAnsi="Times New Roman" w:cs="Times New Roman"/>
          <w:bCs/>
          <w:sz w:val="28"/>
          <w:szCs w:val="28"/>
        </w:rPr>
      </w:pPr>
    </w:p>
    <w:p w14:paraId="1B5DCDD7" w14:textId="77777777" w:rsidR="00D10FB0" w:rsidRP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5FE81CEA" wp14:editId="66AA39B0">
            <wp:extent cx="2247900" cy="533400"/>
            <wp:effectExtent l="0" t="0" r="0" b="0"/>
            <wp:docPr id="40" name="Picture 40" descr="Z:\home\sofware03\TG\TG-Mapskills\Imagens\docker compose\docker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 compose\docker volum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15432" r="89757" b="80247"/>
                    <a:stretch/>
                  </pic:blipFill>
                  <pic:spPr bwMode="auto">
                    <a:xfrm>
                      <a:off x="0" y="0"/>
                      <a:ext cx="2249721" cy="533832"/>
                    </a:xfrm>
                    <a:prstGeom prst="rect">
                      <a:avLst/>
                    </a:prstGeom>
                    <a:noFill/>
                    <a:ln>
                      <a:noFill/>
                    </a:ln>
                    <a:extLst>
                      <a:ext uri="{53640926-AAD7-44D8-BBD7-CCE9431645EC}">
                        <a14:shadowObscured xmlns:a14="http://schemas.microsoft.com/office/drawing/2010/main"/>
                      </a:ext>
                    </a:extLst>
                  </pic:spPr>
                </pic:pic>
              </a:graphicData>
            </a:graphic>
          </wp:inline>
        </w:drawing>
      </w:r>
    </w:p>
    <w:p w14:paraId="78AE79A2" w14:textId="77777777" w:rsidR="001633EF" w:rsidRDefault="001633EF" w:rsidP="001633EF">
      <w:pPr>
        <w:spacing w:after="0" w:line="360" w:lineRule="auto"/>
      </w:pPr>
    </w:p>
    <w:p w14:paraId="587D3576" w14:textId="77777777" w:rsidR="001633EF" w:rsidRDefault="001633EF" w:rsidP="001633EF">
      <w:pPr>
        <w:spacing w:after="0" w:line="360" w:lineRule="auto"/>
      </w:pPr>
    </w:p>
    <w:p w14:paraId="5678C236" w14:textId="77777777" w:rsidR="00D10FB0" w:rsidRDefault="00D10FB0" w:rsidP="001633EF">
      <w:pPr>
        <w:spacing w:after="0" w:line="360" w:lineRule="auto"/>
      </w:pPr>
    </w:p>
    <w:p w14:paraId="71BF835B" w14:textId="77777777" w:rsidR="00D10FB0" w:rsidRDefault="00D10FB0" w:rsidP="001633EF">
      <w:pPr>
        <w:spacing w:after="0" w:line="360" w:lineRule="auto"/>
      </w:pPr>
    </w:p>
    <w:p w14:paraId="5B1F2FEB" w14:textId="77777777" w:rsidR="00D10FB0" w:rsidRDefault="00D10FB0" w:rsidP="001633EF">
      <w:pPr>
        <w:spacing w:after="0" w:line="360" w:lineRule="auto"/>
      </w:pPr>
    </w:p>
    <w:p w14:paraId="567E3FEF" w14:textId="77777777" w:rsidR="00D10FB0" w:rsidRDefault="00D10FB0" w:rsidP="001633EF">
      <w:pPr>
        <w:spacing w:after="0" w:line="360" w:lineRule="auto"/>
      </w:pPr>
    </w:p>
    <w:p w14:paraId="44678D70" w14:textId="77777777" w:rsidR="00200A81" w:rsidRPr="008D02EE" w:rsidRDefault="00573AFD">
      <w:pPr>
        <w:spacing w:after="0" w:line="360" w:lineRule="auto"/>
        <w:jc w:val="both"/>
        <w:rPr>
          <w:rFonts w:ascii="Times New Roman" w:eastAsia="Times New Roman" w:hAnsi="Times New Roman" w:cs="Times New Roman"/>
          <w:b/>
          <w:bCs/>
          <w:sz w:val="28"/>
          <w:szCs w:val="28"/>
          <w:rPrChange w:id="88"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89" w:author="Eduardo Sakaue" w:date="2017-07-13T18:28:00Z">
            <w:rPr>
              <w:rFonts w:ascii="Times New Roman" w:eastAsia="Times New Roman" w:hAnsi="Times New Roman" w:cs="Times New Roman"/>
              <w:b/>
              <w:bCs/>
              <w:sz w:val="28"/>
              <w:szCs w:val="28"/>
              <w:lang w:val="en-US"/>
            </w:rPr>
          </w:rPrChange>
        </w:rPr>
        <w:lastRenderedPageBreak/>
        <w:t>Serviços</w:t>
      </w:r>
    </w:p>
    <w:p w14:paraId="53A9E4D1"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Nexus</w:t>
      </w:r>
    </w:p>
    <w:p w14:paraId="37BC0BAE"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sera inicializado a partir da Imagem thiagolsfortunato/mapskills-nexus, sendo restartado toda vez que ocorrer algum problema no docker e com acesso remoto da aplicacao atraves da porta 8081, sendo mapeada para a porta 8081 localmente no host.</w:t>
      </w:r>
    </w:p>
    <w:p w14:paraId="4418DF50"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noProof/>
          <w:lang w:eastAsia="pt-BR"/>
        </w:rPr>
        <w:drawing>
          <wp:inline distT="0" distB="0" distL="0" distR="0" wp14:anchorId="2B73F85E" wp14:editId="1B0C096A">
            <wp:extent cx="4524375" cy="1231241"/>
            <wp:effectExtent l="0" t="0" r="0" b="0"/>
            <wp:docPr id="34"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Z:\home\sofware03\TG\TG-Mapskills\Imagens\docker compose\docker-compose.png"/>
                    <pic:cNvPicPr>
                      <a:picLocks noChangeAspect="1" noChangeArrowheads="1"/>
                    </pic:cNvPicPr>
                  </pic:nvPicPr>
                  <pic:blipFill>
                    <a:blip r:embed="rId43"/>
                    <a:srcRect t="18510" r="80426" b="78251"/>
                    <a:stretch>
                      <a:fillRect/>
                    </a:stretch>
                  </pic:blipFill>
                  <pic:spPr bwMode="auto">
                    <a:xfrm>
                      <a:off x="0" y="0"/>
                      <a:ext cx="4526305" cy="123176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8"/>
          <w:szCs w:val="28"/>
        </w:rPr>
        <w:tab/>
      </w:r>
    </w:p>
    <w:p w14:paraId="093BD6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579C2AAB" w14:textId="77777777" w:rsidR="000C6663" w:rsidRDefault="000C6663">
      <w:pPr>
        <w:spacing w:after="0" w:line="360" w:lineRule="auto"/>
        <w:jc w:val="both"/>
        <w:rPr>
          <w:rFonts w:ascii="Times New Roman" w:eastAsia="Times New Roman" w:hAnsi="Times New Roman" w:cs="Times New Roman"/>
          <w:bCs/>
          <w:sz w:val="28"/>
          <w:szCs w:val="28"/>
        </w:rPr>
      </w:pPr>
    </w:p>
    <w:p w14:paraId="1D1DBD63"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bCs/>
          <w:sz w:val="28"/>
          <w:szCs w:val="28"/>
        </w:rPr>
        <w:t>Container Tomcat Front End</w:t>
      </w:r>
    </w:p>
    <w:p w14:paraId="18F73B9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a partir da Imagem thiagolsfortunato/mapskills-tomcat8:v1, sendo restartado toda vez que ocorrer algum problema no docker, foi criado um volume para que seja copiado o arquivo mapskills-web.war para o diretorio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realizando assim o deploy da aplicaçao. A porta configurada para acesso remoto deste da aplicaçao web foi a 80 e sendo mapeada internamente para a porta 8080.</w:t>
      </w:r>
    </w:p>
    <w:p w14:paraId="5FB59AF1" w14:textId="77777777" w:rsidR="00200A81" w:rsidRDefault="00200A81">
      <w:pPr>
        <w:spacing w:after="0" w:line="360" w:lineRule="auto"/>
        <w:jc w:val="both"/>
        <w:rPr>
          <w:rFonts w:ascii="Times New Roman" w:eastAsia="Times New Roman" w:hAnsi="Times New Roman" w:cs="Times New Roman"/>
          <w:bCs/>
          <w:sz w:val="28"/>
          <w:szCs w:val="28"/>
        </w:rPr>
      </w:pPr>
    </w:p>
    <w:p w14:paraId="55060B42" w14:textId="77777777" w:rsidR="00200A81" w:rsidRDefault="00573AFD">
      <w:pPr>
        <w:spacing w:after="0" w:line="360" w:lineRule="auto"/>
        <w:jc w:val="both"/>
      </w:pPr>
      <w:r>
        <w:rPr>
          <w:noProof/>
          <w:lang w:eastAsia="pt-BR"/>
        </w:rPr>
        <w:drawing>
          <wp:inline distT="0" distB="0" distL="0" distR="0" wp14:anchorId="37D1E420" wp14:editId="0A297772">
            <wp:extent cx="5105400" cy="924622"/>
            <wp:effectExtent l="0" t="0" r="0" b="0"/>
            <wp:docPr id="35"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Z:\home\sofware03\TG\TG-Mapskills\Imagens\docker compose\docker-compose.png"/>
                    <pic:cNvPicPr>
                      <a:picLocks noChangeAspect="1" noChangeArrowheads="1"/>
                    </pic:cNvPicPr>
                  </pic:nvPicPr>
                  <pic:blipFill>
                    <a:blip r:embed="rId43"/>
                    <a:srcRect t="29660" r="60366" b="62982"/>
                    <a:stretch>
                      <a:fillRect/>
                    </a:stretch>
                  </pic:blipFill>
                  <pic:spPr bwMode="auto">
                    <a:xfrm>
                      <a:off x="0" y="0"/>
                      <a:ext cx="5108255" cy="925139"/>
                    </a:xfrm>
                    <a:prstGeom prst="rect">
                      <a:avLst/>
                    </a:prstGeom>
                    <a:noFill/>
                    <a:ln w="9525">
                      <a:noFill/>
                      <a:miter lim="800000"/>
                      <a:headEnd/>
                      <a:tailEnd/>
                    </a:ln>
                  </pic:spPr>
                </pic:pic>
              </a:graphicData>
            </a:graphic>
          </wp:inline>
        </w:drawing>
      </w:r>
    </w:p>
    <w:p w14:paraId="63EAB88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3EB696F8" w14:textId="77777777" w:rsidR="000C6663" w:rsidRDefault="00573AF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ab/>
      </w:r>
    </w:p>
    <w:p w14:paraId="7DCA8633" w14:textId="77777777" w:rsidR="000C6663" w:rsidRDefault="000C6663">
      <w:pPr>
        <w:spacing w:after="0" w:line="360" w:lineRule="auto"/>
        <w:jc w:val="both"/>
        <w:rPr>
          <w:rFonts w:ascii="Times New Roman" w:eastAsia="Times New Roman" w:hAnsi="Times New Roman" w:cs="Times New Roman"/>
          <w:bCs/>
          <w:sz w:val="32"/>
          <w:szCs w:val="32"/>
        </w:rPr>
      </w:pPr>
    </w:p>
    <w:p w14:paraId="5D8B581F" w14:textId="77777777" w:rsidR="000C6663" w:rsidRDefault="000C6663">
      <w:pPr>
        <w:spacing w:after="0" w:line="360" w:lineRule="auto"/>
        <w:jc w:val="both"/>
        <w:rPr>
          <w:rFonts w:ascii="Times New Roman" w:eastAsia="Times New Roman" w:hAnsi="Times New Roman" w:cs="Times New Roman"/>
          <w:bCs/>
          <w:sz w:val="32"/>
          <w:szCs w:val="32"/>
        </w:rPr>
      </w:pPr>
    </w:p>
    <w:p w14:paraId="45C0985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Containers Tomcat Back End</w:t>
      </w:r>
    </w:p>
    <w:p w14:paraId="08A238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tambem a partir da Imagem thiagolsfortunato/mapskills-tomcat8:v1, configurado para ser restartado toda vez que o docker sair de operaçao. O deploy do arquivo mapskills.war acontece atravez do volume criado, onde o aquivo foi copiado do diretorio do localhost para o path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Nao foi mapeada nenhuma porta para este container, pois o Container Haproxy controlara todas requisicoes destinadas ao Container Tomcat Back End.</w:t>
      </w:r>
    </w:p>
    <w:p w14:paraId="5265E9B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Este container sera e escalado atraves do comando docker-compose scale back=&lt;qtd de containers&gt;. Desta forma o Container Haproxy ira controlar todas requisicoes realizando o Load Balance.</w:t>
      </w:r>
    </w:p>
    <w:p w14:paraId="2AC4F923" w14:textId="77777777" w:rsidR="00200A81" w:rsidRDefault="00200A81">
      <w:pPr>
        <w:spacing w:after="0" w:line="360" w:lineRule="auto"/>
        <w:jc w:val="both"/>
        <w:rPr>
          <w:rFonts w:ascii="Times New Roman" w:eastAsia="Times New Roman" w:hAnsi="Times New Roman" w:cs="Times New Roman"/>
          <w:bCs/>
          <w:sz w:val="28"/>
          <w:szCs w:val="28"/>
        </w:rPr>
      </w:pPr>
    </w:p>
    <w:p w14:paraId="619688C2" w14:textId="77777777" w:rsidR="00200A81" w:rsidRDefault="00573AFD">
      <w:pPr>
        <w:spacing w:after="0" w:line="360" w:lineRule="auto"/>
        <w:jc w:val="both"/>
      </w:pPr>
      <w:r>
        <w:rPr>
          <w:noProof/>
          <w:lang w:eastAsia="pt-BR"/>
        </w:rPr>
        <w:drawing>
          <wp:inline distT="0" distB="0" distL="0" distR="0" wp14:anchorId="73D7FF64" wp14:editId="406D9B43">
            <wp:extent cx="5651500" cy="847725"/>
            <wp:effectExtent l="0" t="0" r="0" b="0"/>
            <wp:docPr id="36"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Z:\home\sofware03\TG\TG-Mapskills\Imagens\docker compose\docker-compose.png"/>
                    <pic:cNvPicPr>
                      <a:picLocks noChangeAspect="1" noChangeArrowheads="1"/>
                    </pic:cNvPicPr>
                  </pic:nvPicPr>
                  <pic:blipFill>
                    <a:blip r:embed="rId43"/>
                    <a:srcRect t="44324" r="66737" b="52656"/>
                    <a:stretch>
                      <a:fillRect/>
                    </a:stretch>
                  </pic:blipFill>
                  <pic:spPr bwMode="auto">
                    <a:xfrm>
                      <a:off x="0" y="0"/>
                      <a:ext cx="5651500" cy="847725"/>
                    </a:xfrm>
                    <a:prstGeom prst="rect">
                      <a:avLst/>
                    </a:prstGeom>
                    <a:noFill/>
                    <a:ln w="9525">
                      <a:noFill/>
                      <a:miter lim="800000"/>
                      <a:headEnd/>
                      <a:tailEnd/>
                    </a:ln>
                  </pic:spPr>
                </pic:pic>
              </a:graphicData>
            </a:graphic>
          </wp:inline>
        </w:drawing>
      </w:r>
    </w:p>
    <w:p w14:paraId="67095A88" w14:textId="77777777" w:rsidR="000C6663"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CE30E5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5DAAE26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FBC2A02"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0A48F73"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4203160"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21320C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2DDDB6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4368EC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C0F4C8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1F762F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A9C264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63751A07"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Container Mysql</w:t>
      </w:r>
    </w:p>
    <w:p w14:paraId="1E746D2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Pr="000C6663">
        <w:rPr>
          <w:rFonts w:ascii="Times New Roman" w:eastAsia="Times New Roman" w:hAnsi="Times New Roman" w:cs="Times New Roman"/>
          <w:bCs/>
          <w:sz w:val="28"/>
          <w:szCs w:val="28"/>
        </w:rPr>
        <w:t>Es</w:t>
      </w:r>
      <w:r>
        <w:rPr>
          <w:rFonts w:ascii="Times New Roman" w:eastAsia="Times New Roman" w:hAnsi="Times New Roman" w:cs="Times New Roman"/>
          <w:bCs/>
          <w:sz w:val="28"/>
          <w:szCs w:val="28"/>
        </w:rPr>
        <w:t xml:space="preserve">te container provem da Imagem thiagolsfortunato/mapskills-mysql:v1, sendo restartado toda vez que sair de operaçao, e mepeada a pasta que ira conter todos arquivos .db do container mysql </w:t>
      </w:r>
      <w:r w:rsidRPr="000C6663">
        <w:rPr>
          <w:rFonts w:ascii="Times New Roman" w:eastAsia="Times New Roman" w:hAnsi="Times New Roman" w:cs="Times New Roman"/>
          <w:bCs/>
          <w:i/>
          <w:sz w:val="28"/>
          <w:szCs w:val="28"/>
        </w:rPr>
        <w:t>/var/lib/mysql/mapskills</w:t>
      </w:r>
      <w:r>
        <w:rPr>
          <w:rFonts w:ascii="Times New Roman" w:eastAsia="Times New Roman" w:hAnsi="Times New Roman" w:cs="Times New Roman"/>
          <w:bCs/>
          <w:i/>
          <w:sz w:val="28"/>
          <w:szCs w:val="28"/>
        </w:rPr>
        <w:t xml:space="preserve"> </w:t>
      </w:r>
      <w:r>
        <w:rPr>
          <w:rFonts w:ascii="Times New Roman" w:eastAsia="Times New Roman" w:hAnsi="Times New Roman" w:cs="Times New Roman"/>
          <w:bCs/>
          <w:sz w:val="28"/>
          <w:szCs w:val="28"/>
        </w:rPr>
        <w:t>para o container volume mapskills_data. As variaveis configuradas na criacao do container foram:</w:t>
      </w:r>
    </w:p>
    <w:p w14:paraId="738BB573"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Senha do Usuario Root;</w:t>
      </w:r>
    </w:p>
    <w:p w14:paraId="51BCDF8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Criada uma Base dade dados chamada mapskills;</w:t>
      </w:r>
    </w:p>
    <w:p w14:paraId="55D84DD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Criado um Usuario mapskills e configurada uma senha a ele.</w:t>
      </w:r>
    </w:p>
    <w:p w14:paraId="662EADA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Por final, foi liberada a porta 3306 para acesso remoto, atrelada a 3306 de mapeamento interno do host.</w:t>
      </w:r>
    </w:p>
    <w:p w14:paraId="27C8F899" w14:textId="77777777" w:rsidR="000C6663" w:rsidRPr="000C6663" w:rsidRDefault="000C6663" w:rsidP="000C6663">
      <w:pPr>
        <w:spacing w:after="0" w:line="360" w:lineRule="auto"/>
        <w:ind w:firstLine="708"/>
        <w:jc w:val="both"/>
        <w:rPr>
          <w:rFonts w:ascii="Times New Roman" w:eastAsia="Times New Roman" w:hAnsi="Times New Roman" w:cs="Times New Roman"/>
          <w:bCs/>
          <w:sz w:val="28"/>
          <w:szCs w:val="28"/>
        </w:rPr>
      </w:pPr>
    </w:p>
    <w:p w14:paraId="63F5D50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eastAsia="pt-BR"/>
        </w:rPr>
        <w:drawing>
          <wp:inline distT="0" distB="0" distL="0" distR="0" wp14:anchorId="47EA1D99" wp14:editId="7B7E62A0">
            <wp:extent cx="3838937" cy="1895475"/>
            <wp:effectExtent l="0" t="0" r="9525" b="0"/>
            <wp:docPr id="41" name="Picture 41" descr="Z:\home\sofware03\TG\TG-Mapskills\Imagens\docker compose\docker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sofware03\TG\TG-Mapskills\Imagens\docker compose\docker mysql.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29321" r="72222" b="46297"/>
                    <a:stretch/>
                  </pic:blipFill>
                  <pic:spPr bwMode="auto">
                    <a:xfrm>
                      <a:off x="0" y="0"/>
                      <a:ext cx="3842049" cy="1897012"/>
                    </a:xfrm>
                    <a:prstGeom prst="rect">
                      <a:avLst/>
                    </a:prstGeom>
                    <a:noFill/>
                    <a:ln>
                      <a:noFill/>
                    </a:ln>
                    <a:extLst>
                      <a:ext uri="{53640926-AAD7-44D8-BBD7-CCE9431645EC}">
                        <a14:shadowObscured xmlns:a14="http://schemas.microsoft.com/office/drawing/2010/main"/>
                      </a:ext>
                    </a:extLst>
                  </pic:spPr>
                </pic:pic>
              </a:graphicData>
            </a:graphic>
          </wp:inline>
        </w:drawing>
      </w:r>
    </w:p>
    <w:p w14:paraId="68F975E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52C35D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Haproxy</w:t>
      </w:r>
    </w:p>
    <w:p w14:paraId="4C1B6C8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e proveniente da Imagem thiagolsfortunato/mapskills-haproxy:v1, sendo restartado toda vez que o docker sair de operacao. Configurada o usuario e senha para acesso a Pagina de Estatisticas do Haproxy, configurado um link entre o Container Haproxy, para que o aconteça o Load Balace no Container Tomcat Back End, criado um volume e compartilhado entre o container e o host o arquivo docker.sock. As portas definidas para acessar a aplicacao remotamente sao 8080:80 e 1936:1936, onde a porta 8080 sera responsavel por redirecionar </w:t>
      </w:r>
      <w:r>
        <w:rPr>
          <w:rFonts w:ascii="Times New Roman" w:eastAsia="Times New Roman" w:hAnsi="Times New Roman" w:cs="Times New Roman"/>
          <w:bCs/>
          <w:sz w:val="28"/>
          <w:szCs w:val="28"/>
        </w:rPr>
        <w:lastRenderedPageBreak/>
        <w:t>todas requisicoes que tiverem como destino os Containers Tomcat Back End e mapear internamente para a porta 80, acontecendo de forma parecida com a porta 1936 sendo acessada remotamente e redirecionada para a porta 1936 internamente.</w:t>
      </w:r>
    </w:p>
    <w:p w14:paraId="531F3994"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6FF0C7FE" w14:textId="77777777" w:rsidR="00200A81" w:rsidRDefault="00573AFD">
      <w:pPr>
        <w:spacing w:after="0" w:line="360" w:lineRule="auto"/>
        <w:jc w:val="center"/>
      </w:pPr>
      <w:r>
        <w:rPr>
          <w:noProof/>
          <w:lang w:eastAsia="pt-BR"/>
        </w:rPr>
        <w:drawing>
          <wp:inline distT="0" distB="0" distL="0" distR="0" wp14:anchorId="3A9A917B" wp14:editId="56CBF12D">
            <wp:extent cx="4943475" cy="2279015"/>
            <wp:effectExtent l="0" t="0" r="0" b="0"/>
            <wp:docPr id="37"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Z:\home\sofware03\TG\TG-Mapskills\Imagens\docker compose\docker-compose.png"/>
                    <pic:cNvPicPr>
                      <a:picLocks noChangeAspect="1" noChangeArrowheads="1"/>
                    </pic:cNvPicPr>
                  </pic:nvPicPr>
                  <pic:blipFill>
                    <a:blip r:embed="rId43"/>
                    <a:srcRect t="55658" r="76680" b="26657"/>
                    <a:stretch>
                      <a:fillRect/>
                    </a:stretch>
                  </pic:blipFill>
                  <pic:spPr bwMode="auto">
                    <a:xfrm>
                      <a:off x="0" y="0"/>
                      <a:ext cx="4943475" cy="2279015"/>
                    </a:xfrm>
                    <a:prstGeom prst="rect">
                      <a:avLst/>
                    </a:prstGeom>
                    <a:noFill/>
                    <a:ln w="9525">
                      <a:noFill/>
                      <a:miter lim="800000"/>
                      <a:headEnd/>
                      <a:tailEnd/>
                    </a:ln>
                  </pic:spPr>
                </pic:pic>
              </a:graphicData>
            </a:graphic>
          </wp:inline>
        </w:drawing>
      </w:r>
    </w:p>
    <w:p w14:paraId="03354454" w14:textId="77777777" w:rsidR="00200A81" w:rsidRDefault="00200A81">
      <w:pPr>
        <w:spacing w:after="0" w:line="360" w:lineRule="auto"/>
        <w:jc w:val="both"/>
        <w:rPr>
          <w:rFonts w:ascii="Times New Roman" w:eastAsia="Times New Roman" w:hAnsi="Times New Roman" w:cs="Times New Roman"/>
          <w:b/>
          <w:bCs/>
          <w:sz w:val="32"/>
          <w:szCs w:val="32"/>
        </w:rPr>
      </w:pPr>
    </w:p>
    <w:p w14:paraId="2D8AF11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Cadvisor</w:t>
      </w:r>
    </w:p>
    <w:p w14:paraId="465061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sidR="003A6117">
        <w:rPr>
          <w:rFonts w:ascii="Times New Roman" w:eastAsia="Times New Roman" w:hAnsi="Times New Roman" w:cs="Times New Roman"/>
          <w:bCs/>
          <w:sz w:val="28"/>
          <w:szCs w:val="28"/>
        </w:rPr>
        <w:t xml:space="preserve">Este container tem a finalidade de fornecer </w:t>
      </w:r>
      <w:r w:rsidR="00AF4E5D">
        <w:rPr>
          <w:rFonts w:ascii="Times New Roman" w:eastAsia="Times New Roman" w:hAnsi="Times New Roman" w:cs="Times New Roman"/>
          <w:bCs/>
          <w:sz w:val="28"/>
          <w:szCs w:val="28"/>
        </w:rPr>
        <w:t>dados</w:t>
      </w:r>
      <w:r w:rsidR="003A6117">
        <w:rPr>
          <w:rFonts w:ascii="Times New Roman" w:eastAsia="Times New Roman" w:hAnsi="Times New Roman" w:cs="Times New Roman"/>
          <w:bCs/>
          <w:sz w:val="28"/>
          <w:szCs w:val="28"/>
        </w:rPr>
        <w:t xml:space="preserve"> </w:t>
      </w:r>
      <w:r w:rsidR="00AF4E5D">
        <w:rPr>
          <w:rFonts w:ascii="Times New Roman" w:eastAsia="Times New Roman" w:hAnsi="Times New Roman" w:cs="Times New Roman"/>
          <w:bCs/>
          <w:sz w:val="28"/>
          <w:szCs w:val="28"/>
        </w:rPr>
        <w:t>metricos referente ao recursos de Memoria, Disco e Processador que estao sendo consumidos pelo</w:t>
      </w:r>
      <w:r w:rsidR="003A6117">
        <w:rPr>
          <w:rFonts w:ascii="Times New Roman" w:eastAsia="Times New Roman" w:hAnsi="Times New Roman" w:cs="Times New Roman"/>
          <w:bCs/>
          <w:sz w:val="28"/>
          <w:szCs w:val="28"/>
        </w:rPr>
        <w:t xml:space="preserve"> host e</w:t>
      </w:r>
      <w:r w:rsidR="00AF4E5D">
        <w:rPr>
          <w:rFonts w:ascii="Times New Roman" w:eastAsia="Times New Roman" w:hAnsi="Times New Roman" w:cs="Times New Roman"/>
          <w:bCs/>
          <w:sz w:val="28"/>
          <w:szCs w:val="28"/>
        </w:rPr>
        <w:t>/ou</w:t>
      </w:r>
      <w:r w:rsidR="003A6117">
        <w:rPr>
          <w:rFonts w:ascii="Times New Roman" w:eastAsia="Times New Roman" w:hAnsi="Times New Roman" w:cs="Times New Roman"/>
          <w:bCs/>
          <w:sz w:val="28"/>
          <w:szCs w:val="28"/>
        </w:rPr>
        <w:t xml:space="preserve"> container</w:t>
      </w:r>
      <w:r w:rsidR="00AF4E5D">
        <w:rPr>
          <w:rFonts w:ascii="Times New Roman" w:eastAsia="Times New Roman" w:hAnsi="Times New Roman" w:cs="Times New Roman"/>
          <w:bCs/>
          <w:sz w:val="28"/>
          <w:szCs w:val="28"/>
        </w:rPr>
        <w:t>.</w:t>
      </w:r>
    </w:p>
    <w:p w14:paraId="14AD711E" w14:textId="77777777" w:rsidR="00AF4E5D" w:rsidRDefault="00AF4E5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ab/>
        <w:t>Estes dados serao uteis para o monitoramento da aplicacao em producao..</w:t>
      </w:r>
    </w:p>
    <w:p w14:paraId="5CD936FB" w14:textId="77777777" w:rsidR="00200A81" w:rsidRDefault="00200A81">
      <w:pPr>
        <w:spacing w:after="0" w:line="360" w:lineRule="auto"/>
        <w:jc w:val="both"/>
        <w:rPr>
          <w:rFonts w:ascii="Times New Roman" w:eastAsia="Times New Roman" w:hAnsi="Times New Roman" w:cs="Times New Roman"/>
          <w:b/>
          <w:bCs/>
          <w:sz w:val="32"/>
          <w:szCs w:val="32"/>
        </w:rPr>
      </w:pPr>
    </w:p>
    <w:p w14:paraId="141F2609" w14:textId="77777777" w:rsidR="00200A81" w:rsidRDefault="00200A81">
      <w:pPr>
        <w:spacing w:after="0" w:line="360" w:lineRule="auto"/>
        <w:jc w:val="both"/>
        <w:rPr>
          <w:rFonts w:ascii="Times New Roman" w:eastAsia="Times New Roman" w:hAnsi="Times New Roman" w:cs="Times New Roman"/>
          <w:b/>
          <w:bCs/>
          <w:sz w:val="32"/>
          <w:szCs w:val="32"/>
        </w:rPr>
      </w:pPr>
    </w:p>
    <w:p w14:paraId="0A02DB80" w14:textId="77777777" w:rsidR="00200A81" w:rsidRDefault="00200A81">
      <w:pPr>
        <w:spacing w:after="0" w:line="360" w:lineRule="auto"/>
        <w:jc w:val="both"/>
        <w:rPr>
          <w:rFonts w:ascii="Times New Roman" w:eastAsia="Times New Roman" w:hAnsi="Times New Roman" w:cs="Times New Roman"/>
          <w:b/>
          <w:bCs/>
          <w:sz w:val="32"/>
          <w:szCs w:val="32"/>
        </w:rPr>
      </w:pPr>
    </w:p>
    <w:p w14:paraId="2AAB61C4" w14:textId="77777777" w:rsidR="00200A81" w:rsidRDefault="00200A81">
      <w:pPr>
        <w:spacing w:after="0" w:line="360" w:lineRule="auto"/>
        <w:jc w:val="both"/>
        <w:rPr>
          <w:rFonts w:ascii="Times New Roman" w:eastAsia="Times New Roman" w:hAnsi="Times New Roman" w:cs="Times New Roman"/>
          <w:b/>
          <w:bCs/>
          <w:sz w:val="32"/>
          <w:szCs w:val="32"/>
        </w:rPr>
      </w:pPr>
    </w:p>
    <w:p w14:paraId="0BD272C0" w14:textId="77777777" w:rsidR="00200A81" w:rsidRDefault="00200A81">
      <w:pPr>
        <w:spacing w:after="0" w:line="360" w:lineRule="auto"/>
        <w:jc w:val="both"/>
        <w:rPr>
          <w:rFonts w:ascii="Times New Roman" w:eastAsia="Times New Roman" w:hAnsi="Times New Roman" w:cs="Times New Roman"/>
          <w:b/>
          <w:bCs/>
          <w:sz w:val="32"/>
          <w:szCs w:val="32"/>
        </w:rPr>
      </w:pPr>
    </w:p>
    <w:p w14:paraId="2388DB5C" w14:textId="77777777" w:rsidR="00200A81" w:rsidRDefault="00200A81">
      <w:pPr>
        <w:spacing w:after="0" w:line="360" w:lineRule="auto"/>
        <w:jc w:val="both"/>
        <w:rPr>
          <w:rFonts w:ascii="Times New Roman" w:eastAsia="Times New Roman" w:hAnsi="Times New Roman" w:cs="Times New Roman"/>
          <w:b/>
          <w:bCs/>
          <w:sz w:val="32"/>
          <w:szCs w:val="32"/>
        </w:rPr>
      </w:pPr>
    </w:p>
    <w:p w14:paraId="54542752" w14:textId="77777777" w:rsidR="00200A81" w:rsidRDefault="00200A81">
      <w:pPr>
        <w:spacing w:after="0" w:line="360" w:lineRule="auto"/>
        <w:jc w:val="both"/>
        <w:rPr>
          <w:rFonts w:ascii="Times New Roman" w:eastAsia="Times New Roman" w:hAnsi="Times New Roman" w:cs="Times New Roman"/>
          <w:b/>
          <w:bCs/>
          <w:sz w:val="32"/>
          <w:szCs w:val="32"/>
        </w:rPr>
      </w:pPr>
    </w:p>
    <w:p w14:paraId="3B7558E5" w14:textId="77777777" w:rsidR="00200A81" w:rsidRDefault="00200A81">
      <w:pPr>
        <w:spacing w:after="0" w:line="360" w:lineRule="auto"/>
        <w:jc w:val="both"/>
        <w:rPr>
          <w:rFonts w:ascii="Times New Roman" w:eastAsia="Times New Roman" w:hAnsi="Times New Roman" w:cs="Times New Roman"/>
          <w:b/>
          <w:bCs/>
          <w:sz w:val="32"/>
          <w:szCs w:val="32"/>
        </w:rPr>
      </w:pPr>
    </w:p>
    <w:p w14:paraId="1FE0167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Capitulo 4</w:t>
      </w:r>
    </w:p>
    <w:p w14:paraId="72C9D14D" w14:textId="77777777" w:rsidR="00200A81" w:rsidRDefault="00200A81">
      <w:pPr>
        <w:spacing w:after="0" w:line="360" w:lineRule="auto"/>
        <w:jc w:val="both"/>
        <w:rPr>
          <w:rFonts w:ascii="Times New Roman" w:eastAsia="Times New Roman" w:hAnsi="Times New Roman" w:cs="Times New Roman"/>
          <w:b/>
          <w:bCs/>
          <w:sz w:val="32"/>
          <w:szCs w:val="32"/>
        </w:rPr>
      </w:pPr>
    </w:p>
    <w:p w14:paraId="436F7886" w14:textId="77777777" w:rsidR="00200A81" w:rsidRDefault="00200A81">
      <w:pPr>
        <w:spacing w:after="0" w:line="360" w:lineRule="auto"/>
        <w:jc w:val="both"/>
        <w:rPr>
          <w:rFonts w:ascii="Times New Roman" w:eastAsia="Times New Roman" w:hAnsi="Times New Roman" w:cs="Times New Roman"/>
          <w:b/>
          <w:bCs/>
          <w:sz w:val="32"/>
          <w:szCs w:val="32"/>
        </w:rPr>
      </w:pPr>
    </w:p>
    <w:p w14:paraId="266F88C5" w14:textId="77777777" w:rsidR="00200A81" w:rsidRDefault="00200A81">
      <w:pPr>
        <w:spacing w:after="0" w:line="360" w:lineRule="auto"/>
        <w:jc w:val="both"/>
        <w:rPr>
          <w:rFonts w:ascii="Times New Roman" w:eastAsia="Times New Roman" w:hAnsi="Times New Roman" w:cs="Times New Roman"/>
          <w:b/>
          <w:bCs/>
          <w:sz w:val="32"/>
          <w:szCs w:val="32"/>
        </w:rPr>
      </w:pPr>
    </w:p>
    <w:p w14:paraId="1FDEAA1C" w14:textId="77777777" w:rsidR="00200A81" w:rsidRDefault="00200A81">
      <w:pPr>
        <w:spacing w:after="0" w:line="360" w:lineRule="auto"/>
        <w:jc w:val="both"/>
        <w:rPr>
          <w:rFonts w:ascii="Times New Roman" w:eastAsia="Times New Roman" w:hAnsi="Times New Roman" w:cs="Times New Roman"/>
          <w:b/>
          <w:bCs/>
          <w:sz w:val="32"/>
          <w:szCs w:val="32"/>
        </w:rPr>
      </w:pPr>
    </w:p>
    <w:p w14:paraId="3C30C505" w14:textId="77777777" w:rsidR="00200A81" w:rsidRDefault="00200A81">
      <w:pPr>
        <w:spacing w:after="0" w:line="360" w:lineRule="auto"/>
        <w:jc w:val="both"/>
        <w:rPr>
          <w:rFonts w:ascii="Times New Roman" w:eastAsia="Times New Roman" w:hAnsi="Times New Roman" w:cs="Times New Roman"/>
          <w:b/>
          <w:bCs/>
          <w:sz w:val="32"/>
          <w:szCs w:val="32"/>
        </w:rPr>
      </w:pPr>
    </w:p>
    <w:p w14:paraId="36032A48" w14:textId="77777777" w:rsidR="00200A81" w:rsidRDefault="00200A81">
      <w:pPr>
        <w:spacing w:after="0" w:line="360" w:lineRule="auto"/>
        <w:jc w:val="both"/>
        <w:rPr>
          <w:rFonts w:ascii="Times New Roman" w:eastAsia="Times New Roman" w:hAnsi="Times New Roman" w:cs="Times New Roman"/>
          <w:b/>
          <w:bCs/>
          <w:sz w:val="32"/>
          <w:szCs w:val="32"/>
        </w:rPr>
      </w:pPr>
    </w:p>
    <w:p w14:paraId="3279E15A" w14:textId="77777777" w:rsidR="00200A81" w:rsidRDefault="00200A81">
      <w:pPr>
        <w:spacing w:after="0" w:line="360" w:lineRule="auto"/>
        <w:jc w:val="both"/>
        <w:rPr>
          <w:rFonts w:ascii="Times New Roman" w:eastAsia="Times New Roman" w:hAnsi="Times New Roman" w:cs="Times New Roman"/>
          <w:b/>
          <w:bCs/>
          <w:sz w:val="32"/>
          <w:szCs w:val="32"/>
        </w:rPr>
      </w:pPr>
    </w:p>
    <w:p w14:paraId="08C70155" w14:textId="77777777" w:rsidR="00200A81" w:rsidRDefault="00200A81">
      <w:pPr>
        <w:spacing w:after="0" w:line="360" w:lineRule="auto"/>
        <w:jc w:val="both"/>
        <w:rPr>
          <w:rFonts w:ascii="Times New Roman" w:eastAsia="Times New Roman" w:hAnsi="Times New Roman" w:cs="Times New Roman"/>
          <w:b/>
          <w:bCs/>
          <w:sz w:val="32"/>
          <w:szCs w:val="32"/>
        </w:rPr>
      </w:pPr>
    </w:p>
    <w:p w14:paraId="558ABFDE" w14:textId="77777777" w:rsidR="00200A81" w:rsidRDefault="00200A81">
      <w:pPr>
        <w:spacing w:after="0" w:line="360" w:lineRule="auto"/>
        <w:jc w:val="both"/>
        <w:rPr>
          <w:rFonts w:ascii="Times New Roman" w:eastAsia="Times New Roman" w:hAnsi="Times New Roman" w:cs="Times New Roman"/>
          <w:b/>
          <w:bCs/>
          <w:sz w:val="32"/>
          <w:szCs w:val="32"/>
        </w:rPr>
      </w:pPr>
    </w:p>
    <w:p w14:paraId="46EF8502" w14:textId="77777777" w:rsidR="00200A81" w:rsidRDefault="00200A81">
      <w:pPr>
        <w:spacing w:after="0" w:line="360" w:lineRule="auto"/>
        <w:jc w:val="both"/>
        <w:rPr>
          <w:rFonts w:ascii="Times New Roman" w:eastAsia="Times New Roman" w:hAnsi="Times New Roman" w:cs="Times New Roman"/>
          <w:b/>
          <w:bCs/>
          <w:sz w:val="32"/>
          <w:szCs w:val="32"/>
        </w:rPr>
      </w:pPr>
    </w:p>
    <w:p w14:paraId="6DCE8400" w14:textId="77777777" w:rsidR="00200A81" w:rsidRDefault="00200A81">
      <w:pPr>
        <w:spacing w:after="0" w:line="360" w:lineRule="auto"/>
        <w:jc w:val="both"/>
        <w:rPr>
          <w:rFonts w:ascii="Times New Roman" w:eastAsia="Times New Roman" w:hAnsi="Times New Roman" w:cs="Times New Roman"/>
          <w:b/>
          <w:bCs/>
          <w:sz w:val="32"/>
          <w:szCs w:val="32"/>
        </w:rPr>
      </w:pPr>
    </w:p>
    <w:p w14:paraId="26AAF1E2" w14:textId="77777777" w:rsidR="00200A81" w:rsidRDefault="00200A81">
      <w:pPr>
        <w:spacing w:after="0" w:line="360" w:lineRule="auto"/>
        <w:jc w:val="both"/>
        <w:rPr>
          <w:rFonts w:ascii="Times New Roman" w:eastAsia="Times New Roman" w:hAnsi="Times New Roman" w:cs="Times New Roman"/>
          <w:b/>
          <w:bCs/>
          <w:sz w:val="32"/>
          <w:szCs w:val="32"/>
        </w:rPr>
      </w:pPr>
    </w:p>
    <w:p w14:paraId="070E2493" w14:textId="77777777" w:rsidR="00200A81" w:rsidRDefault="00200A81">
      <w:pPr>
        <w:spacing w:after="0" w:line="360" w:lineRule="auto"/>
        <w:jc w:val="both"/>
        <w:rPr>
          <w:rFonts w:ascii="Times New Roman" w:eastAsia="Times New Roman" w:hAnsi="Times New Roman" w:cs="Times New Roman"/>
          <w:b/>
          <w:bCs/>
          <w:sz w:val="32"/>
          <w:szCs w:val="32"/>
        </w:rPr>
      </w:pPr>
    </w:p>
    <w:p w14:paraId="449DDB17" w14:textId="77777777" w:rsidR="00200A81" w:rsidRDefault="00200A81">
      <w:pPr>
        <w:spacing w:after="0" w:line="360" w:lineRule="auto"/>
        <w:jc w:val="both"/>
        <w:rPr>
          <w:rFonts w:ascii="Times New Roman" w:eastAsia="Times New Roman" w:hAnsi="Times New Roman" w:cs="Times New Roman"/>
          <w:b/>
          <w:bCs/>
          <w:sz w:val="32"/>
          <w:szCs w:val="32"/>
        </w:rPr>
      </w:pPr>
    </w:p>
    <w:p w14:paraId="76EAEA54" w14:textId="77777777" w:rsidR="00200A81" w:rsidRDefault="00200A81">
      <w:pPr>
        <w:spacing w:after="0" w:line="360" w:lineRule="auto"/>
        <w:jc w:val="both"/>
        <w:rPr>
          <w:rFonts w:ascii="Times New Roman" w:eastAsia="Times New Roman" w:hAnsi="Times New Roman" w:cs="Times New Roman"/>
          <w:b/>
          <w:bCs/>
          <w:sz w:val="32"/>
          <w:szCs w:val="32"/>
        </w:rPr>
      </w:pPr>
    </w:p>
    <w:p w14:paraId="2D2C84B7" w14:textId="77777777" w:rsidR="00200A81" w:rsidRDefault="00200A81">
      <w:pPr>
        <w:spacing w:after="0" w:line="360" w:lineRule="auto"/>
        <w:jc w:val="both"/>
        <w:rPr>
          <w:rFonts w:ascii="Times New Roman" w:eastAsia="Times New Roman" w:hAnsi="Times New Roman" w:cs="Times New Roman"/>
          <w:b/>
          <w:bCs/>
          <w:sz w:val="32"/>
          <w:szCs w:val="32"/>
        </w:rPr>
      </w:pPr>
    </w:p>
    <w:p w14:paraId="1FEC1F0C" w14:textId="77777777" w:rsidR="00200A81" w:rsidRDefault="00200A81">
      <w:pPr>
        <w:spacing w:after="0" w:line="360" w:lineRule="auto"/>
        <w:jc w:val="both"/>
        <w:rPr>
          <w:rFonts w:ascii="Times New Roman" w:eastAsia="Times New Roman" w:hAnsi="Times New Roman" w:cs="Times New Roman"/>
          <w:b/>
          <w:bCs/>
          <w:sz w:val="32"/>
          <w:szCs w:val="32"/>
        </w:rPr>
      </w:pPr>
    </w:p>
    <w:p w14:paraId="406FDC89" w14:textId="77777777" w:rsidR="00200A81" w:rsidRDefault="00200A81">
      <w:pPr>
        <w:spacing w:after="0" w:line="360" w:lineRule="auto"/>
        <w:jc w:val="both"/>
        <w:rPr>
          <w:rFonts w:ascii="Times New Roman" w:eastAsia="Times New Roman" w:hAnsi="Times New Roman" w:cs="Times New Roman"/>
          <w:b/>
          <w:bCs/>
          <w:sz w:val="32"/>
          <w:szCs w:val="32"/>
        </w:rPr>
      </w:pPr>
    </w:p>
    <w:p w14:paraId="1E6C510F" w14:textId="77777777" w:rsidR="00200A81" w:rsidRDefault="00200A81">
      <w:pPr>
        <w:spacing w:after="0" w:line="360" w:lineRule="auto"/>
        <w:jc w:val="both"/>
        <w:rPr>
          <w:rFonts w:ascii="Times New Roman" w:eastAsia="Times New Roman" w:hAnsi="Times New Roman" w:cs="Times New Roman"/>
          <w:b/>
          <w:bCs/>
          <w:sz w:val="32"/>
          <w:szCs w:val="32"/>
        </w:rPr>
      </w:pPr>
    </w:p>
    <w:p w14:paraId="3C6E6565" w14:textId="77777777" w:rsidR="00200A81" w:rsidRDefault="00200A81">
      <w:pPr>
        <w:spacing w:after="0" w:line="360" w:lineRule="auto"/>
        <w:jc w:val="both"/>
        <w:rPr>
          <w:rFonts w:ascii="Times New Roman" w:eastAsia="Times New Roman" w:hAnsi="Times New Roman" w:cs="Times New Roman"/>
          <w:b/>
          <w:bCs/>
          <w:sz w:val="32"/>
          <w:szCs w:val="32"/>
        </w:rPr>
      </w:pPr>
    </w:p>
    <w:p w14:paraId="7234AF53" w14:textId="77777777" w:rsidR="00200A81" w:rsidRDefault="00200A81">
      <w:pPr>
        <w:spacing w:after="0" w:line="360" w:lineRule="auto"/>
        <w:jc w:val="both"/>
        <w:rPr>
          <w:rFonts w:ascii="Times New Roman" w:eastAsia="Times New Roman" w:hAnsi="Times New Roman" w:cs="Times New Roman"/>
          <w:b/>
          <w:bCs/>
          <w:sz w:val="32"/>
          <w:szCs w:val="32"/>
        </w:rPr>
      </w:pPr>
    </w:p>
    <w:p w14:paraId="6A3708F9" w14:textId="77777777" w:rsidR="00200A81" w:rsidRDefault="00200A81">
      <w:pPr>
        <w:spacing w:after="0" w:line="360" w:lineRule="auto"/>
        <w:jc w:val="both"/>
        <w:rPr>
          <w:rFonts w:ascii="Times New Roman" w:eastAsia="Times New Roman" w:hAnsi="Times New Roman" w:cs="Times New Roman"/>
          <w:b/>
          <w:bCs/>
          <w:sz w:val="32"/>
          <w:szCs w:val="32"/>
        </w:rPr>
      </w:pPr>
    </w:p>
    <w:p w14:paraId="5C60222E" w14:textId="77777777" w:rsidR="00200A81" w:rsidRDefault="00200A81">
      <w:pPr>
        <w:spacing w:after="0" w:line="360" w:lineRule="auto"/>
        <w:jc w:val="both"/>
        <w:rPr>
          <w:rFonts w:ascii="Times New Roman" w:eastAsia="Times New Roman" w:hAnsi="Times New Roman" w:cs="Times New Roman"/>
          <w:b/>
          <w:bCs/>
          <w:sz w:val="32"/>
          <w:szCs w:val="32"/>
        </w:rPr>
      </w:pPr>
    </w:p>
    <w:p w14:paraId="6F0C23DD" w14:textId="77777777" w:rsidR="00200A81" w:rsidRDefault="00200A81">
      <w:pPr>
        <w:spacing w:after="0" w:line="360" w:lineRule="auto"/>
        <w:jc w:val="both"/>
        <w:rPr>
          <w:rFonts w:ascii="Times New Roman" w:eastAsia="Times New Roman" w:hAnsi="Times New Roman" w:cs="Times New Roman"/>
          <w:b/>
          <w:bCs/>
          <w:sz w:val="32"/>
          <w:szCs w:val="32"/>
        </w:rPr>
      </w:pPr>
    </w:p>
    <w:p w14:paraId="3FC8B75E"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Referências</w:t>
      </w:r>
    </w:p>
    <w:p w14:paraId="122F6226" w14:textId="77777777" w:rsidR="00200A81" w:rsidRDefault="00200A81">
      <w:pPr>
        <w:spacing w:after="0" w:line="360" w:lineRule="auto"/>
        <w:ind w:firstLine="708"/>
        <w:jc w:val="both"/>
        <w:rPr>
          <w:rFonts w:ascii="Times New Roman" w:hAnsi="Times New Roman" w:cs="Times New Roman"/>
          <w:sz w:val="24"/>
          <w:szCs w:val="24"/>
        </w:rPr>
      </w:pPr>
    </w:p>
    <w:p w14:paraId="3ED50CD8" w14:textId="77777777" w:rsidR="00200A81" w:rsidRPr="008D02EE" w:rsidRDefault="00573AFD">
      <w:pPr>
        <w:spacing w:after="0" w:line="360" w:lineRule="auto"/>
        <w:ind w:firstLine="708"/>
        <w:jc w:val="both"/>
        <w:rPr>
          <w:rFonts w:ascii="Times New Roman" w:eastAsia="Times New Roman" w:hAnsi="Times New Roman" w:cs="Times New Roman"/>
          <w:sz w:val="24"/>
          <w:szCs w:val="24"/>
          <w:rPrChange w:id="90" w:author="Eduardo Sakaue" w:date="2017-07-13T18:28:00Z">
            <w:rPr>
              <w:rFonts w:ascii="Times New Roman" w:eastAsia="Times New Roman" w:hAnsi="Times New Roman" w:cs="Times New Roman"/>
              <w:sz w:val="24"/>
              <w:szCs w:val="24"/>
              <w:lang w:val="en-US"/>
            </w:rPr>
          </w:rPrChange>
        </w:rPr>
      </w:pPr>
      <w:r>
        <w:rPr>
          <w:rFonts w:ascii="Times New Roman" w:eastAsia="Times New Roman" w:hAnsi="Times New Roman" w:cs="Times New Roman"/>
          <w:sz w:val="24"/>
          <w:szCs w:val="24"/>
        </w:rPr>
        <w:t xml:space="preserve">Lyman,Jay.  </w:t>
      </w:r>
      <w:r w:rsidRPr="008D02EE">
        <w:rPr>
          <w:rFonts w:ascii="Times New Roman" w:eastAsia="Times New Roman" w:hAnsi="Times New Roman" w:cs="Times New Roman"/>
          <w:sz w:val="24"/>
          <w:szCs w:val="24"/>
          <w:rPrChange w:id="91" w:author="Eduardo Sakaue" w:date="2017-07-13T18:28:00Z">
            <w:rPr>
              <w:rFonts w:ascii="Times New Roman" w:eastAsia="Times New Roman" w:hAnsi="Times New Roman" w:cs="Times New Roman"/>
              <w:sz w:val="24"/>
              <w:szCs w:val="24"/>
              <w:lang w:val="en-US"/>
            </w:rPr>
          </w:rPrChange>
        </w:rPr>
        <w:t>https://blogs.the451group.com/opensource/2010/03/03/devops-mixing-dev-ops-agile-cloud-open-source-and-business/ 451 CAOS Theory.</w:t>
      </w:r>
    </w:p>
    <w:p w14:paraId="0E5A876C" w14:textId="77777777" w:rsidR="00200A81" w:rsidRDefault="00573AFD">
      <w:pPr>
        <w:spacing w:after="0" w:line="360" w:lineRule="auto"/>
        <w:jc w:val="both"/>
        <w:rPr>
          <w:rFonts w:ascii="Times New Roman" w:eastAsia="Times New Roman" w:hAnsi="Times New Roman" w:cs="Times New Roman"/>
          <w:sz w:val="24"/>
          <w:szCs w:val="24"/>
        </w:rPr>
      </w:pPr>
      <w:r w:rsidRPr="003A6117">
        <w:rPr>
          <w:rFonts w:ascii="Times New Roman" w:hAnsi="Times New Roman" w:cs="Times New Roman"/>
          <w:sz w:val="24"/>
          <w:szCs w:val="24"/>
        </w:rPr>
        <w:br/>
      </w:r>
      <w:r w:rsidRPr="003A6117">
        <w:rPr>
          <w:rFonts w:ascii="Times New Roman" w:eastAsia="Times New Roman" w:hAnsi="Times New Roman" w:cs="Times New Roman"/>
          <w:sz w:val="24"/>
          <w:szCs w:val="24"/>
        </w:rPr>
        <w:t> </w:t>
      </w:r>
      <w:r w:rsidRPr="003A6117">
        <w:rPr>
          <w:rFonts w:ascii="Times New Roman" w:hAnsi="Times New Roman" w:cs="Times New Roman"/>
          <w:sz w:val="24"/>
          <w:szCs w:val="24"/>
        </w:rPr>
        <w:tab/>
      </w:r>
      <w:r>
        <w:rPr>
          <w:rFonts w:ascii="Times New Roman" w:eastAsia="Times New Roman" w:hAnsi="Times New Roman" w:cs="Times New Roman"/>
          <w:sz w:val="24"/>
          <w:szCs w:val="24"/>
        </w:rPr>
        <w:t xml:space="preserve">Nasrat, Paul. </w:t>
      </w:r>
      <w:r w:rsidR="00503385">
        <w:fldChar w:fldCharType="begin"/>
      </w:r>
      <w:r w:rsidR="00503385">
        <w:instrText xml:space="preserve"> HYPERLINK "https://www.infoq.com/presentations/agile-infrastructure.%20InfoQ.%2005%20March 2010" \h </w:instrText>
      </w:r>
      <w:r w:rsidR="00503385">
        <w:fldChar w:fldCharType="separate"/>
      </w:r>
      <w:r>
        <w:rPr>
          <w:rStyle w:val="LinkdaInternet"/>
          <w:rFonts w:ascii="Times New Roman" w:eastAsia="Times New Roman" w:hAnsi="Times New Roman" w:cs="Times New Roman"/>
          <w:sz w:val="24"/>
          <w:szCs w:val="24"/>
        </w:rPr>
        <w:t>https://www.infoq.com/presentations/agile-infrastructure. InfoQ. 05 March 2010</w:t>
      </w:r>
      <w:r w:rsidR="00503385">
        <w:rPr>
          <w:rStyle w:val="LinkdaInternet"/>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420A029E"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15132CB6"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http://www.devmedia.com.br/gestao-de-projetos-e-integracao-continua-com-devops/34180</w:t>
      </w:r>
    </w:p>
    <w:p w14:paraId="1BA6F645" w14:textId="77777777" w:rsidR="00200A81" w:rsidRDefault="00200A81">
      <w:pPr>
        <w:spacing w:after="0" w:line="360" w:lineRule="auto"/>
        <w:ind w:firstLine="708"/>
        <w:jc w:val="both"/>
        <w:rPr>
          <w:rFonts w:ascii="Times New Roman" w:hAnsi="Times New Roman" w:cs="Times New Roman"/>
          <w:sz w:val="24"/>
          <w:szCs w:val="24"/>
        </w:rPr>
      </w:pPr>
    </w:p>
    <w:p w14:paraId="6F4278B9"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http://www.ibm.com/developerworks/br/rational/library/defining-deployment-deliverable-devops/</w:t>
      </w:r>
    </w:p>
    <w:p w14:paraId="641E523B" w14:textId="77777777" w:rsidR="00200A81" w:rsidRDefault="00200A81">
      <w:pPr>
        <w:spacing w:after="0" w:line="360" w:lineRule="auto"/>
        <w:ind w:firstLine="708"/>
        <w:jc w:val="both"/>
        <w:rPr>
          <w:rFonts w:ascii="Times New Roman" w:hAnsi="Times New Roman" w:cs="Times New Roman"/>
          <w:sz w:val="24"/>
          <w:szCs w:val="24"/>
        </w:rPr>
      </w:pPr>
    </w:p>
    <w:p w14:paraId="7A45998A" w14:textId="77777777" w:rsidR="00200A81" w:rsidRDefault="00573AF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http://blog.justdigital.com.br/devops-qual-a-diferencas-entre-continuous-delivery-continuous-integration-e-continuous-deployment/</w:t>
      </w:r>
    </w:p>
    <w:p w14:paraId="5B2049DA" w14:textId="77777777" w:rsidR="00200A81" w:rsidRDefault="00200A81">
      <w:pPr>
        <w:spacing w:after="0" w:line="360" w:lineRule="auto"/>
        <w:ind w:firstLine="708"/>
        <w:jc w:val="both"/>
        <w:rPr>
          <w:rFonts w:ascii="Times New Roman" w:hAnsi="Times New Roman" w:cs="Times New Roman"/>
          <w:sz w:val="24"/>
          <w:szCs w:val="24"/>
        </w:rPr>
      </w:pPr>
    </w:p>
    <w:p w14:paraId="00BE20D1" w14:textId="77777777" w:rsidR="00200A81" w:rsidRDefault="00503385">
      <w:pPr>
        <w:spacing w:after="0" w:line="360" w:lineRule="auto"/>
        <w:ind w:firstLine="708"/>
        <w:jc w:val="both"/>
        <w:rPr>
          <w:rStyle w:val="LinkdaInternet"/>
          <w:rFonts w:ascii="Times New Roman" w:hAnsi="Times New Roman" w:cs="Times New Roman"/>
          <w:sz w:val="24"/>
          <w:szCs w:val="24"/>
        </w:rPr>
      </w:pPr>
      <w:hyperlink r:id="rId47">
        <w:r w:rsidR="00573AFD">
          <w:rPr>
            <w:rStyle w:val="LinkdaInternet"/>
            <w:rFonts w:ascii="Times New Roman" w:hAnsi="Times New Roman" w:cs="Times New Roman"/>
            <w:sz w:val="24"/>
            <w:szCs w:val="24"/>
          </w:rPr>
          <w:t>http://www.infowester.com/cloudcomputing.php</w:t>
        </w:r>
      </w:hyperlink>
    </w:p>
    <w:p w14:paraId="18FDA5A1" w14:textId="77777777" w:rsidR="00200A81" w:rsidRDefault="00200A81">
      <w:pPr>
        <w:spacing w:after="0" w:line="360" w:lineRule="auto"/>
        <w:ind w:firstLine="708"/>
        <w:jc w:val="both"/>
        <w:rPr>
          <w:rFonts w:ascii="Times New Roman" w:hAnsi="Times New Roman" w:cs="Times New Roman"/>
          <w:sz w:val="24"/>
          <w:szCs w:val="24"/>
        </w:rPr>
      </w:pPr>
    </w:p>
    <w:p w14:paraId="55C7D1B4"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Catteddu</w:t>
      </w:r>
      <w:proofErr w:type="spellEnd"/>
      <w:r>
        <w:rPr>
          <w:rFonts w:ascii="Times New Roman" w:eastAsia="Times New Roman" w:hAnsi="Times New Roman" w:cs="Times New Roman"/>
          <w:sz w:val="24"/>
          <w:szCs w:val="24"/>
          <w:lang w:val="en-US"/>
        </w:rPr>
        <w:t>, Daniele. "Cloud Computing: benefits, risks and recommendations for information security." Web Application Security. Springer Berlin Heidelberg, 2010. 17-17.</w:t>
      </w:r>
    </w:p>
    <w:p w14:paraId="6DC4BEEA" w14:textId="77777777" w:rsidR="00200A81" w:rsidRDefault="00200A81">
      <w:pPr>
        <w:spacing w:after="0" w:line="360" w:lineRule="auto"/>
        <w:ind w:firstLine="708"/>
        <w:jc w:val="both"/>
        <w:rPr>
          <w:rFonts w:ascii="Times New Roman" w:hAnsi="Times New Roman" w:cs="Times New Roman"/>
          <w:sz w:val="24"/>
          <w:szCs w:val="24"/>
          <w:lang w:val="en-US"/>
        </w:rPr>
      </w:pPr>
    </w:p>
    <w:p w14:paraId="2FDD1B55"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Humble, Jez, and David Farley. Continuous delivery: reliable software releases through build, test, and deployment automation. Pearson Education, 2010.</w:t>
      </w:r>
    </w:p>
    <w:p w14:paraId="506E5D53" w14:textId="77777777" w:rsidR="00200A81" w:rsidRDefault="00200A81">
      <w:pPr>
        <w:spacing w:after="0" w:line="360" w:lineRule="auto"/>
        <w:ind w:firstLine="708"/>
        <w:jc w:val="both"/>
        <w:rPr>
          <w:rFonts w:ascii="Times New Roman" w:hAnsi="Times New Roman" w:cs="Times New Roman"/>
          <w:sz w:val="24"/>
          <w:szCs w:val="24"/>
          <w:lang w:val="en-US"/>
        </w:rPr>
      </w:pPr>
    </w:p>
    <w:p w14:paraId="34FF2400" w14:textId="77777777" w:rsidR="00200A81" w:rsidRDefault="00573AFD">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http://www.dell.com/learn/br/pt/brbsdt1/sb360/what-is-a-server</w:t>
      </w:r>
    </w:p>
    <w:sectPr w:rsidR="00200A81">
      <w:headerReference w:type="default" r:id="rId48"/>
      <w:pgSz w:w="11906" w:h="16838"/>
      <w:pgMar w:top="1418" w:right="1558" w:bottom="1418" w:left="1701" w:header="709"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duardo Sakaue" w:date="2017-07-13T18:28:00Z" w:initials="ES">
    <w:p w14:paraId="7A095CA6" w14:textId="77777777" w:rsidR="008D02EE" w:rsidRDefault="008D02EE">
      <w:pPr>
        <w:pStyle w:val="CommentText"/>
      </w:pPr>
      <w:r>
        <w:rPr>
          <w:rStyle w:val="CommentReference"/>
        </w:rPr>
        <w:annotationRef/>
      </w:r>
      <w:r>
        <w:t>Adequar ao Projeto Permanência e Desenvolvimento de Talentos Profissionais</w:t>
      </w:r>
    </w:p>
  </w:comment>
  <w:comment w:id="2" w:author="Eduardo Sakaue" w:date="2017-07-13T18:31:00Z" w:initials="ES">
    <w:p w14:paraId="54343EF2" w14:textId="77777777" w:rsidR="008D02EE" w:rsidRDefault="008D02EE">
      <w:pPr>
        <w:pStyle w:val="CommentText"/>
      </w:pPr>
      <w:r>
        <w:rPr>
          <w:rStyle w:val="CommentReference"/>
        </w:rPr>
        <w:annotationRef/>
      </w:r>
      <w:r>
        <w:t xml:space="preserve">Dentro </w:t>
      </w:r>
      <w:r>
        <w:t>do projeto existem etapas que orientam o aluno a refletir e planejar o futuro profissional</w:t>
      </w:r>
    </w:p>
    <w:p w14:paraId="735FA074" w14:textId="77777777" w:rsidR="008D02EE" w:rsidRDefault="008D02EE">
      <w:pPr>
        <w:pStyle w:val="CommentText"/>
      </w:pPr>
    </w:p>
    <w:p w14:paraId="369B7A7A" w14:textId="77777777" w:rsidR="008D02EE" w:rsidRDefault="008D02EE">
      <w:pPr>
        <w:pStyle w:val="CommentText"/>
      </w:pPr>
      <w:r>
        <w:t>Uma das etapas é o mapeamento de competências. Nesta etapa foi desenvolvido uma plataforma.. para avaliações em formato de jogos....</w:t>
      </w:r>
    </w:p>
    <w:p w14:paraId="05B66960" w14:textId="77777777" w:rsidR="008D02EE" w:rsidRDefault="008D02EE">
      <w:pPr>
        <w:pStyle w:val="CommentText"/>
      </w:pPr>
    </w:p>
    <w:p w14:paraId="41F52D31" w14:textId="77777777" w:rsidR="008D02EE" w:rsidRDefault="008D02EE">
      <w:pPr>
        <w:pStyle w:val="CommentText"/>
      </w:pPr>
      <w:r>
        <w:t>Para suportar esta plataforma é necessário... (seu problema!)</w:t>
      </w:r>
    </w:p>
    <w:p w14:paraId="75D375CF" w14:textId="77777777" w:rsidR="00CC4E95" w:rsidRDefault="00CC4E95">
      <w:pPr>
        <w:pStyle w:val="CommentText"/>
      </w:pPr>
    </w:p>
    <w:p w14:paraId="4C5B6B34" w14:textId="77777777" w:rsidR="00CC4E95" w:rsidRDefault="00CC4E95">
      <w:pPr>
        <w:pStyle w:val="CommentText"/>
      </w:pPr>
      <w:r>
        <w:t>Precisa de uma infra adequada ao formato que foi desenvolvido</w:t>
      </w:r>
    </w:p>
  </w:comment>
  <w:comment w:id="3" w:author="Eduardo Sakaue" w:date="2017-07-13T18:41:00Z" w:initials="ES">
    <w:p w14:paraId="6A2C7E08" w14:textId="77777777" w:rsidR="00CC4E95" w:rsidRDefault="00CC4E95">
      <w:pPr>
        <w:pStyle w:val="CommentText"/>
      </w:pPr>
      <w:r>
        <w:rPr>
          <w:rStyle w:val="CommentReference"/>
        </w:rPr>
        <w:annotationRef/>
      </w:r>
      <w:r>
        <w:t xml:space="preserve">Colocar </w:t>
      </w:r>
      <w:r>
        <w:t>os objetivos</w:t>
      </w:r>
    </w:p>
    <w:p w14:paraId="47EBF86F" w14:textId="77777777" w:rsidR="00CC4E95" w:rsidRDefault="00CC4E95">
      <w:pPr>
        <w:pStyle w:val="CommentText"/>
      </w:pPr>
    </w:p>
    <w:p w14:paraId="42A69A02" w14:textId="77777777" w:rsidR="00CC4E95" w:rsidRDefault="00CC4E95">
      <w:pPr>
        <w:pStyle w:val="CommentText"/>
      </w:pPr>
      <w:r>
        <w:t>1 paragráfo</w:t>
      </w:r>
    </w:p>
    <w:p w14:paraId="0C6F16D9" w14:textId="77777777" w:rsidR="00CC4E95" w:rsidRDefault="00CC4E95">
      <w:pPr>
        <w:pStyle w:val="CommentText"/>
      </w:pPr>
      <w:r>
        <w:t>Automático</w:t>
      </w:r>
    </w:p>
    <w:p w14:paraId="1CCC2753" w14:textId="77777777" w:rsidR="00CC4E95" w:rsidRDefault="00CC4E95">
      <w:pPr>
        <w:pStyle w:val="CommentText"/>
      </w:pPr>
      <w:r>
        <w:t>escalável</w:t>
      </w:r>
    </w:p>
  </w:comment>
  <w:comment w:id="5" w:author="Eduardo Sakaue" w:date="2017-07-13T18:40:00Z" w:initials="ES">
    <w:p w14:paraId="5F0D603C" w14:textId="77777777" w:rsidR="00CC4E95" w:rsidRDefault="00CC4E95">
      <w:pPr>
        <w:pStyle w:val="CommentText"/>
      </w:pPr>
      <w:r>
        <w:rPr>
          <w:rStyle w:val="CommentReference"/>
        </w:rPr>
        <w:annotationRef/>
      </w:r>
      <w:r>
        <w:t xml:space="preserve">Parte </w:t>
      </w:r>
      <w:r>
        <w:t>do problema</w:t>
      </w:r>
    </w:p>
  </w:comment>
  <w:comment w:id="10" w:author="Eduardo Sakaue" w:date="2017-07-13T18:42:00Z" w:initials="ES">
    <w:p w14:paraId="1F31C9C5" w14:textId="77777777" w:rsidR="00CC4E95" w:rsidRDefault="00CC4E95">
      <w:pPr>
        <w:pStyle w:val="CommentText"/>
      </w:pPr>
      <w:r>
        <w:rPr>
          <w:rStyle w:val="CommentReference"/>
        </w:rPr>
        <w:annotationRef/>
      </w:r>
      <w:r>
        <w:t xml:space="preserve">User </w:t>
      </w:r>
      <w:r>
        <w:t>stories</w:t>
      </w:r>
    </w:p>
  </w:comment>
  <w:comment w:id="11" w:author="Eduardo Sakaue" w:date="2017-07-13T18:43:00Z" w:initials="ES">
    <w:p w14:paraId="54165A97" w14:textId="77777777" w:rsidR="00CC4E95" w:rsidRDefault="00CC4E95">
      <w:pPr>
        <w:pStyle w:val="CommentText"/>
      </w:pPr>
      <w:r>
        <w:rPr>
          <w:rStyle w:val="CommentReference"/>
        </w:rPr>
        <w:annotationRef/>
      </w:r>
      <w:r>
        <w:t>Citação</w:t>
      </w:r>
    </w:p>
    <w:p w14:paraId="789E2C64" w14:textId="77777777" w:rsidR="00CC4E95" w:rsidRDefault="00CC4E95">
      <w:pPr>
        <w:pStyle w:val="CommentText"/>
      </w:pPr>
      <w:r>
        <w:t>Pode ser nota de rodapé</w:t>
      </w:r>
    </w:p>
  </w:comment>
  <w:comment w:id="12" w:author="Eduardo Sakaue" w:date="2017-07-13T18:55:00Z" w:initials="ES">
    <w:p w14:paraId="6719FADA" w14:textId="77777777" w:rsidR="00145C92" w:rsidRDefault="00145C92">
      <w:pPr>
        <w:pStyle w:val="CommentText"/>
      </w:pPr>
      <w:r>
        <w:rPr>
          <w:rStyle w:val="CommentReference"/>
        </w:rPr>
        <w:annotationRef/>
      </w:r>
      <w:r>
        <w:t xml:space="preserve">O </w:t>
      </w:r>
      <w:r>
        <w:t>termo DevOps surgiu num evento organizado por</w:t>
      </w:r>
    </w:p>
  </w:comment>
  <w:comment w:id="17" w:author="Eduardo Sakaue" w:date="2017-07-13T18:56:00Z" w:initials="ES">
    <w:p w14:paraId="6AB96737" w14:textId="77777777" w:rsidR="00025579" w:rsidRDefault="00025579">
      <w:pPr>
        <w:pStyle w:val="CommentText"/>
      </w:pPr>
      <w:r>
        <w:rPr>
          <w:rStyle w:val="CommentReference"/>
        </w:rPr>
        <w:annotationRef/>
      </w:r>
      <w:r>
        <w:t>?</w:t>
      </w:r>
      <w:r>
        <w:t>???</w:t>
      </w:r>
    </w:p>
  </w:comment>
  <w:comment w:id="24" w:author="Eduardo Sakaue" w:date="2017-07-13T19:05:00Z" w:initials="ES">
    <w:p w14:paraId="65B9AA01" w14:textId="77777777" w:rsidR="00025579" w:rsidRDefault="00025579">
      <w:pPr>
        <w:pStyle w:val="CommentText"/>
      </w:pPr>
      <w:r>
        <w:rPr>
          <w:rStyle w:val="CommentReference"/>
        </w:rPr>
        <w:annotationRef/>
      </w:r>
      <w:r>
        <w:t xml:space="preserve">Quantidade </w:t>
      </w:r>
      <w:r>
        <w:t>e escalabilidade</w:t>
      </w:r>
    </w:p>
  </w:comment>
  <w:comment w:id="33" w:author="Eduardo Sakaue" w:date="2017-07-13T19:07:00Z" w:initials="ES">
    <w:p w14:paraId="1EBBE053" w14:textId="77777777" w:rsidR="00DF6EAB" w:rsidRDefault="00DF6EAB">
      <w:pPr>
        <w:pStyle w:val="CommentText"/>
      </w:pPr>
      <w:r>
        <w:rPr>
          <w:rStyle w:val="CommentReference"/>
        </w:rPr>
        <w:annotationRef/>
      </w:r>
      <w:r>
        <w:t xml:space="preserve">Vc </w:t>
      </w:r>
      <w:r>
        <w:t>trabalha num ambiente elástico</w:t>
      </w:r>
    </w:p>
    <w:p w14:paraId="2899A293" w14:textId="77777777" w:rsidR="00DF6EAB" w:rsidRDefault="00DF6EAB">
      <w:pPr>
        <w:pStyle w:val="CommentText"/>
      </w:pPr>
    </w:p>
    <w:p w14:paraId="28FEB3C0" w14:textId="77777777" w:rsidR="00DF6EAB" w:rsidRDefault="00DF6EAB">
      <w:pPr>
        <w:pStyle w:val="CommentText"/>
      </w:pPr>
      <w:r>
        <w:t>Com falta de recurso humanos</w:t>
      </w:r>
    </w:p>
  </w:comment>
  <w:comment w:id="36" w:author="Eduardo Sakaue" w:date="2017-07-13T19:13:00Z" w:initials="ES">
    <w:p w14:paraId="4E429821" w14:textId="77777777" w:rsidR="00DF6EAB" w:rsidRDefault="00DF6EAB">
      <w:pPr>
        <w:pStyle w:val="CommentText"/>
      </w:pPr>
      <w:r>
        <w:rPr>
          <w:rStyle w:val="CommentReference"/>
        </w:rPr>
        <w:annotationRef/>
      </w:r>
      <w:r>
        <w:t xml:space="preserve">Elabora </w:t>
      </w:r>
      <w:r>
        <w:t>um diagrama com todos os requisitos de ambientes juntos</w:t>
      </w:r>
    </w:p>
  </w:comment>
  <w:comment w:id="60" w:author="Eduardo Sakaue" w:date="2017-07-13T19:24:00Z" w:initials="ES">
    <w:p w14:paraId="6BD2F97C" w14:textId="77777777" w:rsidR="006839B3" w:rsidRDefault="006839B3">
      <w:pPr>
        <w:pStyle w:val="CommentText"/>
      </w:pPr>
      <w:r>
        <w:rPr>
          <w:rStyle w:val="CommentReference"/>
        </w:rPr>
        <w:annotationRef/>
      </w:r>
      <w:r>
        <w:t>requisito</w:t>
      </w:r>
    </w:p>
  </w:comment>
  <w:comment w:id="61" w:author="Eduardo Sakaue" w:date="2017-07-13T20:04:00Z" w:initials="ES">
    <w:p w14:paraId="17B9FF8A" w14:textId="77777777" w:rsidR="00934DFA" w:rsidRDefault="00934DFA">
      <w:pPr>
        <w:pStyle w:val="CommentText"/>
      </w:pPr>
      <w:r>
        <w:rPr>
          <w:rStyle w:val="CommentReference"/>
        </w:rPr>
        <w:annotationRef/>
      </w:r>
      <w:r w:rsidR="00C95011">
        <w:t>seu ambiente vs azure full</w:t>
      </w:r>
    </w:p>
    <w:p w14:paraId="558CFD6A" w14:textId="77777777" w:rsidR="00C95011" w:rsidRDefault="00C95011">
      <w:pPr>
        <w:pStyle w:val="CommentText"/>
      </w:pPr>
    </w:p>
    <w:p w14:paraId="1CE2B2C3" w14:textId="77777777" w:rsidR="00C95011" w:rsidRDefault="00C95011">
      <w:pPr>
        <w:pStyle w:val="CommentText"/>
      </w:pPr>
      <w:r>
        <w:t>O que é o Docker, vai pro 2</w:t>
      </w:r>
    </w:p>
  </w:comment>
  <w:comment w:id="73" w:author="Eduardo Sakaue" w:date="2017-07-13T20:05:00Z" w:initials="ES">
    <w:p w14:paraId="3FF0A1DB" w14:textId="77777777" w:rsidR="00C95011" w:rsidRDefault="00C95011">
      <w:pPr>
        <w:pStyle w:val="CommentText"/>
      </w:pPr>
      <w:r>
        <w:rPr>
          <w:rStyle w:val="CommentReference"/>
        </w:rPr>
        <w:annotationRef/>
      </w:r>
      <w:r>
        <w:t xml:space="preserve">Colocar </w:t>
      </w:r>
      <w:r>
        <w:t>direto o comando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095CA6" w15:done="0"/>
  <w15:commentEx w15:paraId="4C5B6B34" w15:done="0"/>
  <w15:commentEx w15:paraId="1CCC2753" w15:done="0"/>
  <w15:commentEx w15:paraId="5F0D603C" w15:done="0"/>
  <w15:commentEx w15:paraId="1F31C9C5" w15:done="0"/>
  <w15:commentEx w15:paraId="789E2C64" w15:done="0"/>
  <w15:commentEx w15:paraId="6719FADA" w15:done="0"/>
  <w15:commentEx w15:paraId="6AB96737" w15:done="0"/>
  <w15:commentEx w15:paraId="65B9AA01" w15:done="0"/>
  <w15:commentEx w15:paraId="28FEB3C0" w15:done="0"/>
  <w15:commentEx w15:paraId="4E429821" w15:done="0"/>
  <w15:commentEx w15:paraId="6BD2F97C" w15:done="0"/>
  <w15:commentEx w15:paraId="1CE2B2C3" w15:done="0"/>
  <w15:commentEx w15:paraId="3FF0A1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95CA6" w16cid:durableId="1D123A31"/>
  <w16cid:commentId w16cid:paraId="4C5B6B34" w16cid:durableId="1D123AF7"/>
  <w16cid:commentId w16cid:paraId="1CCC2753" w16cid:durableId="1D123D50"/>
  <w16cid:commentId w16cid:paraId="5F0D603C" w16cid:durableId="1D123D10"/>
  <w16cid:commentId w16cid:paraId="1F31C9C5" w16cid:durableId="1D123DA3"/>
  <w16cid:commentId w16cid:paraId="789E2C64" w16cid:durableId="1D123DBA"/>
  <w16cid:commentId w16cid:paraId="6719FADA" w16cid:durableId="1D124084"/>
  <w16cid:commentId w16cid:paraId="6AB96737" w16cid:durableId="1D1240F6"/>
  <w16cid:commentId w16cid:paraId="65B9AA01" w16cid:durableId="1D1242DF"/>
  <w16cid:commentId w16cid:paraId="28FEB3C0" w16cid:durableId="1D124372"/>
  <w16cid:commentId w16cid:paraId="4E429821" w16cid:durableId="1D1244C1"/>
  <w16cid:commentId w16cid:paraId="6BD2F97C" w16cid:durableId="1D124753"/>
  <w16cid:commentId w16cid:paraId="1CE2B2C3" w16cid:durableId="1D1250BA"/>
  <w16cid:commentId w16cid:paraId="3FF0A1DB" w16cid:durableId="1D12512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5295AC" w14:textId="77777777" w:rsidR="00503385" w:rsidRDefault="00503385">
      <w:pPr>
        <w:spacing w:after="0" w:line="240" w:lineRule="auto"/>
      </w:pPr>
      <w:r>
        <w:separator/>
      </w:r>
    </w:p>
  </w:endnote>
  <w:endnote w:type="continuationSeparator" w:id="0">
    <w:p w14:paraId="58D6490A" w14:textId="77777777" w:rsidR="00503385" w:rsidRDefault="00503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charset w:val="80"/>
    <w:family w:val="swiss"/>
    <w:pitch w:val="variable"/>
    <w:sig w:usb0="B1002AFF" w:usb1="2BDFFCFB" w:usb2="00000036" w:usb3="00000000" w:csb0="003F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2ED96" w14:textId="77777777" w:rsidR="00503385" w:rsidRDefault="00503385">
      <w:pPr>
        <w:spacing w:after="0" w:line="240" w:lineRule="auto"/>
      </w:pPr>
      <w:r>
        <w:separator/>
      </w:r>
    </w:p>
  </w:footnote>
  <w:footnote w:type="continuationSeparator" w:id="0">
    <w:p w14:paraId="7ACA4696" w14:textId="77777777" w:rsidR="00503385" w:rsidRDefault="005033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B6002" w14:textId="77777777" w:rsidR="00200A81" w:rsidRDefault="00200A81">
    <w:pPr>
      <w:pStyle w:val="Cabealho1"/>
      <w:jc w:val="right"/>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Sakaue">
    <w15:presenceInfo w15:providerId="AD" w15:userId="S-1-12-1-2016147434-1114614064-25957252-4061914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A81"/>
    <w:rsid w:val="00025579"/>
    <w:rsid w:val="000C6663"/>
    <w:rsid w:val="00145C92"/>
    <w:rsid w:val="001633EF"/>
    <w:rsid w:val="00200A81"/>
    <w:rsid w:val="00314603"/>
    <w:rsid w:val="003A6117"/>
    <w:rsid w:val="00500BAC"/>
    <w:rsid w:val="00503385"/>
    <w:rsid w:val="00573AFD"/>
    <w:rsid w:val="00595F50"/>
    <w:rsid w:val="006839B3"/>
    <w:rsid w:val="006A0C49"/>
    <w:rsid w:val="008D02EE"/>
    <w:rsid w:val="00934DFA"/>
    <w:rsid w:val="00AF4E5D"/>
    <w:rsid w:val="00B45D9B"/>
    <w:rsid w:val="00C95011"/>
    <w:rsid w:val="00CC4E95"/>
    <w:rsid w:val="00D10FB0"/>
    <w:rsid w:val="00D3432C"/>
    <w:rsid w:val="00DF6EAB"/>
    <w:rsid w:val="00E341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92EB"/>
  <w15:docId w15:val="{1EF6FB66-0901-4289-84FE-7753C098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pt-BR"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1D3"/>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11">
    <w:name w:val="Título 11"/>
    <w:basedOn w:val="Normal"/>
    <w:link w:val="Heading1Char"/>
    <w:uiPriority w:val="9"/>
    <w:qFormat/>
    <w:rsid w:val="00EF2E20"/>
    <w:pPr>
      <w:outlineLvl w:val="0"/>
    </w:pPr>
  </w:style>
  <w:style w:type="character" w:customStyle="1" w:styleId="HeaderChar">
    <w:name w:val="Header Char"/>
    <w:basedOn w:val="DefaultParagraphFont"/>
    <w:link w:val="Cabealho1"/>
    <w:uiPriority w:val="99"/>
    <w:rsid w:val="00AE2F26"/>
  </w:style>
  <w:style w:type="character" w:customStyle="1" w:styleId="FooterChar">
    <w:name w:val="Footer Char"/>
    <w:basedOn w:val="DefaultParagraphFont"/>
    <w:link w:val="Rodap1"/>
    <w:uiPriority w:val="99"/>
    <w:rsid w:val="00AE2F26"/>
  </w:style>
  <w:style w:type="character" w:customStyle="1" w:styleId="apple-converted-space">
    <w:name w:val="apple-converted-space"/>
    <w:basedOn w:val="DefaultParagraphFont"/>
    <w:rsid w:val="00254DC5"/>
  </w:style>
  <w:style w:type="character" w:customStyle="1" w:styleId="LinkdaInternet">
    <w:name w:val="Link da Internet"/>
    <w:basedOn w:val="DefaultParagraphFont"/>
    <w:uiPriority w:val="99"/>
    <w:unhideWhenUsed/>
    <w:rsid w:val="00254DC5"/>
    <w:rPr>
      <w:color w:val="0000FF"/>
      <w:u w:val="single"/>
    </w:rPr>
  </w:style>
  <w:style w:type="character" w:customStyle="1" w:styleId="Heading1Char">
    <w:name w:val="Heading 1 Char"/>
    <w:basedOn w:val="DefaultParagraphFont"/>
    <w:link w:val="Ttulo11"/>
    <w:uiPriority w:val="9"/>
    <w:rsid w:val="00EF2E20"/>
    <w:rPr>
      <w:rFonts w:ascii="Times New Roman" w:eastAsia="Times New Roman" w:hAnsi="Times New Roman" w:cs="Times New Roman"/>
      <w:b/>
      <w:bCs/>
      <w:sz w:val="48"/>
      <w:szCs w:val="48"/>
      <w:lang w:eastAsia="pt-BR"/>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character" w:customStyle="1" w:styleId="subtitulotexto">
    <w:name w:val="subtitulo_texto"/>
    <w:basedOn w:val="DefaultParagraphFont"/>
    <w:rsid w:val="00D36161"/>
  </w:style>
  <w:style w:type="character" w:customStyle="1" w:styleId="nfase1">
    <w:name w:val="Ênfase1"/>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u w:val="single"/>
    </w:rPr>
  </w:style>
  <w:style w:type="character" w:customStyle="1" w:styleId="MenoPendente1">
    <w:name w:val="Menção Pendente1"/>
    <w:basedOn w:val="DefaultParagraphFont"/>
    <w:uiPriority w:val="99"/>
    <w:semiHidden/>
    <w:unhideWhenUsed/>
    <w:rsid w:val="003F3255"/>
    <w:rPr>
      <w:color w:val="808080"/>
      <w:shd w:val="clear" w:color="auto" w:fill="E6E6E6"/>
    </w:rPr>
  </w:style>
  <w:style w:type="character" w:customStyle="1" w:styleId="ListLabel1">
    <w:name w:val="ListLabel 1"/>
    <w:rPr>
      <w:sz w:val="20"/>
    </w:rPr>
  </w:style>
  <w:style w:type="paragraph" w:customStyle="1" w:styleId="Ttulo1">
    <w:name w:val="Título1"/>
    <w:basedOn w:val="Normal"/>
    <w:next w:val="Corpodotexto"/>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customStyle="1" w:styleId="Lista1">
    <w:name w:val="Lista1"/>
    <w:basedOn w:val="Corpodotexto"/>
    <w:rPr>
      <w:rFonts w:cs="FreeSans"/>
    </w:rPr>
  </w:style>
  <w:style w:type="paragraph" w:customStyle="1" w:styleId="Legenda1">
    <w:name w:val="Legenda1"/>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Cabealho1">
    <w:name w:val="Cabeçalho1"/>
    <w:basedOn w:val="Normal"/>
    <w:link w:val="HeaderChar"/>
    <w:uiPriority w:val="99"/>
    <w:unhideWhenUsed/>
    <w:rsid w:val="00AE2F26"/>
    <w:pPr>
      <w:tabs>
        <w:tab w:val="center" w:pos="4252"/>
        <w:tab w:val="right" w:pos="8504"/>
      </w:tabs>
      <w:spacing w:after="0" w:line="240" w:lineRule="auto"/>
    </w:pPr>
  </w:style>
  <w:style w:type="paragraph" w:customStyle="1" w:styleId="Rodap1">
    <w:name w:val="Rodapé1"/>
    <w:basedOn w:val="Normal"/>
    <w:link w:val="FooterChar"/>
    <w:uiPriority w:val="99"/>
    <w:unhideWhenUsed/>
    <w:rsid w:val="00AE2F26"/>
    <w:pPr>
      <w:tabs>
        <w:tab w:val="center" w:pos="4252"/>
        <w:tab w:val="right" w:pos="8504"/>
      </w:tabs>
      <w:spacing w:after="0" w:line="240" w:lineRule="auto"/>
    </w:p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Default">
    <w:name w:val="Default"/>
    <w:rsid w:val="00462435"/>
    <w:pPr>
      <w:suppressAutoHyphens/>
      <w:spacing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after="280"/>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3A6117"/>
    <w:rPr>
      <w:color w:val="0563C1" w:themeColor="hyperlink"/>
      <w:u w:val="single"/>
    </w:rPr>
  </w:style>
  <w:style w:type="character" w:styleId="CommentReference">
    <w:name w:val="annotation reference"/>
    <w:basedOn w:val="DefaultParagraphFont"/>
    <w:uiPriority w:val="99"/>
    <w:semiHidden/>
    <w:unhideWhenUsed/>
    <w:rsid w:val="008D02EE"/>
    <w:rPr>
      <w:sz w:val="16"/>
      <w:szCs w:val="16"/>
    </w:rPr>
  </w:style>
  <w:style w:type="paragraph" w:styleId="CommentText">
    <w:name w:val="annotation text"/>
    <w:basedOn w:val="Normal"/>
    <w:link w:val="CommentTextChar"/>
    <w:uiPriority w:val="99"/>
    <w:semiHidden/>
    <w:unhideWhenUsed/>
    <w:rsid w:val="008D02EE"/>
    <w:pPr>
      <w:spacing w:line="240" w:lineRule="auto"/>
    </w:pPr>
    <w:rPr>
      <w:sz w:val="20"/>
      <w:szCs w:val="20"/>
    </w:rPr>
  </w:style>
  <w:style w:type="character" w:customStyle="1" w:styleId="CommentTextChar">
    <w:name w:val="Comment Text Char"/>
    <w:basedOn w:val="DefaultParagraphFont"/>
    <w:link w:val="CommentText"/>
    <w:uiPriority w:val="99"/>
    <w:semiHidden/>
    <w:rsid w:val="008D02EE"/>
    <w:rPr>
      <w:sz w:val="20"/>
      <w:szCs w:val="20"/>
    </w:rPr>
  </w:style>
  <w:style w:type="paragraph" w:styleId="CommentSubject">
    <w:name w:val="annotation subject"/>
    <w:basedOn w:val="CommentText"/>
    <w:next w:val="CommentText"/>
    <w:link w:val="CommentSubjectChar"/>
    <w:uiPriority w:val="99"/>
    <w:semiHidden/>
    <w:unhideWhenUsed/>
    <w:rsid w:val="008D02EE"/>
    <w:rPr>
      <w:b/>
      <w:bCs/>
    </w:rPr>
  </w:style>
  <w:style w:type="character" w:customStyle="1" w:styleId="CommentSubjectChar">
    <w:name w:val="Comment Subject Char"/>
    <w:basedOn w:val="CommentTextChar"/>
    <w:link w:val="CommentSubject"/>
    <w:uiPriority w:val="99"/>
    <w:semiHidden/>
    <w:rsid w:val="008D02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infowester.com/cloudcomputing.php" TargetMode="External"/><Relationship Id="rId50"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Marcelo-Inacio/mapskills.git" TargetMode="External"/><Relationship Id="rId31" Type="http://schemas.openxmlformats.org/officeDocument/2006/relationships/image" Target="media/image21.png"/><Relationship Id="rId44" Type="http://schemas.openxmlformats.org/officeDocument/2006/relationships/image" Target="media/image34.jpeg"/><Relationship Id="rId52"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microsoft.com/office/2011/relationships/commentsExtended" Target="commentsExtended.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Marcelo-Inacio/mapskills-web.git"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DE70D-D0C5-4F25-8494-3B5CDEFAE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4951</Words>
  <Characters>26739</Characters>
  <Application>Microsoft Office Word</Application>
  <DocSecurity>0</DocSecurity>
  <Lines>222</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 Fortunato</dc:creator>
  <cp:lastModifiedBy>rosangela fortunato</cp:lastModifiedBy>
  <cp:revision>11</cp:revision>
  <cp:lastPrinted>2016-10-04T00:36:00Z</cp:lastPrinted>
  <dcterms:created xsi:type="dcterms:W3CDTF">2017-07-13T12:16:00Z</dcterms:created>
  <dcterms:modified xsi:type="dcterms:W3CDTF">2017-07-15T17:28:00Z</dcterms:modified>
  <dc:language>pt-BR</dc:language>
</cp:coreProperties>
</file>