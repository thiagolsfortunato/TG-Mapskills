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AF1FB6" w14:textId="77777777" w:rsidR="00200A81" w:rsidRDefault="00573AFD">
      <w:pPr>
        <w:pStyle w:val="Default"/>
        <w:spacing w:line="360" w:lineRule="auto"/>
        <w:jc w:val="center"/>
        <w:rPr>
          <w:b/>
          <w:bCs/>
          <w:sz w:val="28"/>
          <w:szCs w:val="28"/>
        </w:rPr>
      </w:pPr>
      <w:r>
        <w:rPr>
          <w:b/>
          <w:bCs/>
          <w:sz w:val="28"/>
          <w:szCs w:val="28"/>
        </w:rPr>
        <w:t>FACULDADE DE TECNOLOGIA DE SÃO JOSÉ DOS CAMPOS</w:t>
      </w:r>
    </w:p>
    <w:p w14:paraId="0C607445"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FATEC PROFESSOR JESSEN VIDAL</w:t>
      </w:r>
    </w:p>
    <w:p w14:paraId="6B5924CD" w14:textId="77777777" w:rsidR="00200A81" w:rsidRDefault="00200A81">
      <w:pPr>
        <w:spacing w:after="0" w:line="360" w:lineRule="auto"/>
        <w:jc w:val="center"/>
        <w:rPr>
          <w:rFonts w:ascii="Times New Roman" w:hAnsi="Times New Roman" w:cs="Times New Roman"/>
          <w:b/>
          <w:bCs/>
          <w:color w:val="000000"/>
          <w:sz w:val="28"/>
          <w:szCs w:val="28"/>
        </w:rPr>
      </w:pPr>
    </w:p>
    <w:p w14:paraId="55E5ACFB" w14:textId="77777777" w:rsidR="00200A81" w:rsidRDefault="00200A81">
      <w:pPr>
        <w:spacing w:after="0" w:line="360" w:lineRule="auto"/>
        <w:jc w:val="center"/>
        <w:rPr>
          <w:rFonts w:ascii="Times New Roman" w:hAnsi="Times New Roman" w:cs="Times New Roman"/>
          <w:b/>
          <w:bCs/>
          <w:color w:val="000000"/>
          <w:sz w:val="28"/>
          <w:szCs w:val="28"/>
        </w:rPr>
      </w:pPr>
    </w:p>
    <w:p w14:paraId="6729F139" w14:textId="77777777" w:rsidR="00200A81" w:rsidRDefault="00200A81">
      <w:pPr>
        <w:spacing w:after="0" w:line="360" w:lineRule="auto"/>
        <w:jc w:val="center"/>
        <w:rPr>
          <w:rFonts w:ascii="Times New Roman" w:hAnsi="Times New Roman" w:cs="Times New Roman"/>
          <w:b/>
          <w:bCs/>
          <w:color w:val="000000"/>
          <w:sz w:val="28"/>
          <w:szCs w:val="28"/>
        </w:rPr>
      </w:pPr>
    </w:p>
    <w:p w14:paraId="4F1801F4" w14:textId="77777777" w:rsidR="00200A81" w:rsidRDefault="00200A81">
      <w:pPr>
        <w:spacing w:after="0" w:line="360" w:lineRule="auto"/>
        <w:jc w:val="center"/>
        <w:rPr>
          <w:rFonts w:ascii="Times New Roman" w:hAnsi="Times New Roman" w:cs="Times New Roman"/>
          <w:b/>
          <w:bCs/>
          <w:color w:val="000000"/>
          <w:sz w:val="28"/>
          <w:szCs w:val="28"/>
        </w:rPr>
      </w:pPr>
    </w:p>
    <w:p w14:paraId="670FDD35" w14:textId="77777777" w:rsidR="00200A81" w:rsidRDefault="00200A81">
      <w:pPr>
        <w:spacing w:after="0" w:line="360" w:lineRule="auto"/>
        <w:jc w:val="center"/>
        <w:rPr>
          <w:rFonts w:ascii="Times New Roman" w:hAnsi="Times New Roman" w:cs="Times New Roman"/>
          <w:b/>
          <w:bCs/>
          <w:color w:val="000000"/>
          <w:sz w:val="28"/>
          <w:szCs w:val="28"/>
        </w:rPr>
      </w:pPr>
    </w:p>
    <w:p w14:paraId="66A625D9" w14:textId="77777777" w:rsidR="00200A81" w:rsidRDefault="00200A81">
      <w:pPr>
        <w:spacing w:after="0" w:line="360" w:lineRule="auto"/>
        <w:jc w:val="center"/>
        <w:rPr>
          <w:rFonts w:ascii="Times New Roman" w:hAnsi="Times New Roman" w:cs="Times New Roman"/>
          <w:b/>
          <w:bCs/>
          <w:color w:val="000000"/>
          <w:sz w:val="28"/>
          <w:szCs w:val="28"/>
        </w:rPr>
      </w:pPr>
    </w:p>
    <w:p w14:paraId="0F06EFBE"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THIAGO LUIS SILVA FORTUNATO</w:t>
      </w:r>
    </w:p>
    <w:p w14:paraId="182813CF" w14:textId="77777777" w:rsidR="00200A81" w:rsidRDefault="00200A81">
      <w:pPr>
        <w:spacing w:after="0" w:line="360" w:lineRule="auto"/>
        <w:jc w:val="center"/>
        <w:rPr>
          <w:rFonts w:ascii="Times New Roman" w:hAnsi="Times New Roman" w:cs="Times New Roman"/>
          <w:b/>
          <w:bCs/>
          <w:color w:val="000000"/>
          <w:sz w:val="28"/>
          <w:szCs w:val="28"/>
        </w:rPr>
      </w:pPr>
    </w:p>
    <w:p w14:paraId="548CA020" w14:textId="77777777" w:rsidR="00200A81" w:rsidRDefault="00200A81">
      <w:pPr>
        <w:spacing w:after="0" w:line="360" w:lineRule="auto"/>
        <w:jc w:val="center"/>
        <w:rPr>
          <w:rFonts w:ascii="Times New Roman" w:hAnsi="Times New Roman" w:cs="Times New Roman"/>
          <w:b/>
          <w:bCs/>
          <w:color w:val="000000"/>
          <w:sz w:val="28"/>
          <w:szCs w:val="28"/>
        </w:rPr>
      </w:pPr>
    </w:p>
    <w:p w14:paraId="31E7C0BF" w14:textId="77777777" w:rsidR="00200A81" w:rsidRDefault="00200A81">
      <w:pPr>
        <w:spacing w:after="0" w:line="360" w:lineRule="auto"/>
        <w:jc w:val="center"/>
        <w:rPr>
          <w:rFonts w:ascii="Times New Roman" w:hAnsi="Times New Roman" w:cs="Times New Roman"/>
          <w:b/>
          <w:bCs/>
          <w:color w:val="000000"/>
          <w:sz w:val="28"/>
          <w:szCs w:val="28"/>
        </w:rPr>
      </w:pPr>
    </w:p>
    <w:p w14:paraId="22DA200D" w14:textId="77777777" w:rsidR="00200A81" w:rsidRDefault="00200A81">
      <w:pPr>
        <w:spacing w:after="0" w:line="360" w:lineRule="auto"/>
        <w:jc w:val="center"/>
        <w:rPr>
          <w:rFonts w:ascii="Times New Roman" w:hAnsi="Times New Roman" w:cs="Times New Roman"/>
          <w:b/>
          <w:bCs/>
          <w:color w:val="000000"/>
          <w:sz w:val="28"/>
          <w:szCs w:val="28"/>
        </w:rPr>
      </w:pPr>
    </w:p>
    <w:p w14:paraId="250C6333" w14:textId="77777777" w:rsidR="00200A81" w:rsidRDefault="00200A81">
      <w:pPr>
        <w:spacing w:after="0" w:line="360" w:lineRule="auto"/>
        <w:jc w:val="center"/>
        <w:rPr>
          <w:rFonts w:ascii="Times New Roman" w:hAnsi="Times New Roman" w:cs="Times New Roman"/>
          <w:b/>
          <w:bCs/>
          <w:color w:val="000000"/>
          <w:sz w:val="28"/>
          <w:szCs w:val="28"/>
        </w:rPr>
      </w:pPr>
    </w:p>
    <w:p w14:paraId="67465226" w14:textId="77777777" w:rsidR="00200A81" w:rsidRDefault="00200A81">
      <w:pPr>
        <w:spacing w:after="0" w:line="360" w:lineRule="auto"/>
        <w:jc w:val="center"/>
        <w:rPr>
          <w:rFonts w:ascii="Times New Roman" w:hAnsi="Times New Roman" w:cs="Times New Roman"/>
          <w:b/>
          <w:bCs/>
          <w:color w:val="000000"/>
          <w:sz w:val="28"/>
          <w:szCs w:val="28"/>
        </w:rPr>
      </w:pPr>
    </w:p>
    <w:p w14:paraId="0FCA659B"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14:paraId="62A8B111"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14:paraId="7C9DB722" w14:textId="77777777" w:rsidR="00200A81" w:rsidRDefault="00200A81">
      <w:pPr>
        <w:spacing w:after="0" w:line="360" w:lineRule="auto"/>
        <w:jc w:val="center"/>
        <w:rPr>
          <w:rFonts w:ascii="Times New Roman" w:hAnsi="Times New Roman" w:cs="Times New Roman"/>
          <w:b/>
          <w:bCs/>
          <w:color w:val="000000"/>
          <w:sz w:val="28"/>
          <w:szCs w:val="28"/>
        </w:rPr>
      </w:pPr>
    </w:p>
    <w:p w14:paraId="49878B03" w14:textId="77777777" w:rsidR="00200A81" w:rsidRDefault="00200A81">
      <w:pPr>
        <w:spacing w:after="0" w:line="360" w:lineRule="auto"/>
        <w:jc w:val="center"/>
        <w:rPr>
          <w:rFonts w:ascii="Times New Roman" w:hAnsi="Times New Roman" w:cs="Times New Roman"/>
          <w:b/>
          <w:bCs/>
          <w:color w:val="000000"/>
          <w:sz w:val="28"/>
          <w:szCs w:val="28"/>
        </w:rPr>
      </w:pPr>
    </w:p>
    <w:p w14:paraId="6FECCF13" w14:textId="77777777" w:rsidR="00200A81" w:rsidRDefault="00200A81">
      <w:pPr>
        <w:spacing w:after="0" w:line="360" w:lineRule="auto"/>
        <w:jc w:val="center"/>
        <w:rPr>
          <w:rFonts w:ascii="Times New Roman" w:hAnsi="Times New Roman" w:cs="Times New Roman"/>
          <w:b/>
          <w:bCs/>
          <w:color w:val="000000"/>
          <w:sz w:val="28"/>
          <w:szCs w:val="28"/>
        </w:rPr>
      </w:pPr>
    </w:p>
    <w:p w14:paraId="6AD0F5B3" w14:textId="77777777" w:rsidR="00200A81" w:rsidRDefault="00200A81">
      <w:pPr>
        <w:spacing w:after="0" w:line="360" w:lineRule="auto"/>
        <w:jc w:val="center"/>
        <w:rPr>
          <w:rFonts w:ascii="Times New Roman" w:hAnsi="Times New Roman" w:cs="Times New Roman"/>
          <w:b/>
          <w:bCs/>
          <w:color w:val="000000"/>
          <w:sz w:val="28"/>
          <w:szCs w:val="28"/>
        </w:rPr>
      </w:pPr>
    </w:p>
    <w:p w14:paraId="6D6EC025" w14:textId="77777777" w:rsidR="00200A81" w:rsidRDefault="00200A81">
      <w:pPr>
        <w:spacing w:after="0" w:line="360" w:lineRule="auto"/>
        <w:jc w:val="center"/>
        <w:rPr>
          <w:rFonts w:ascii="Times New Roman" w:hAnsi="Times New Roman" w:cs="Times New Roman"/>
          <w:b/>
          <w:bCs/>
          <w:color w:val="000000"/>
          <w:sz w:val="28"/>
          <w:szCs w:val="28"/>
        </w:rPr>
      </w:pPr>
    </w:p>
    <w:p w14:paraId="4CCE4FD7" w14:textId="77777777" w:rsidR="00200A81" w:rsidRDefault="00200A81">
      <w:pPr>
        <w:spacing w:after="0" w:line="360" w:lineRule="auto"/>
        <w:jc w:val="center"/>
        <w:rPr>
          <w:rFonts w:ascii="Times New Roman" w:hAnsi="Times New Roman" w:cs="Times New Roman"/>
          <w:b/>
          <w:bCs/>
          <w:color w:val="000000"/>
          <w:sz w:val="28"/>
          <w:szCs w:val="28"/>
        </w:rPr>
      </w:pPr>
    </w:p>
    <w:p w14:paraId="21D9C373" w14:textId="77777777" w:rsidR="00200A81" w:rsidRDefault="00200A81">
      <w:pPr>
        <w:spacing w:after="0" w:line="360" w:lineRule="auto"/>
        <w:jc w:val="center"/>
        <w:rPr>
          <w:rFonts w:ascii="Times New Roman" w:hAnsi="Times New Roman" w:cs="Times New Roman"/>
          <w:b/>
          <w:bCs/>
          <w:color w:val="000000"/>
          <w:sz w:val="28"/>
          <w:szCs w:val="28"/>
        </w:rPr>
      </w:pPr>
    </w:p>
    <w:p w14:paraId="3A2BCC2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D449312"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ACAE046" w14:textId="77777777" w:rsidR="00200A81" w:rsidRDefault="00200A81">
      <w:pPr>
        <w:spacing w:after="0" w:line="360" w:lineRule="auto"/>
        <w:rPr>
          <w:rFonts w:ascii="Times New Roman" w:eastAsia="Times New Roman" w:hAnsi="Times New Roman" w:cs="Times New Roman"/>
          <w:b/>
          <w:bCs/>
          <w:sz w:val="24"/>
          <w:szCs w:val="24"/>
          <w:lang w:eastAsia="pt-BR"/>
        </w:rPr>
      </w:pPr>
    </w:p>
    <w:p w14:paraId="240AA2E4"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717C6EA" w14:textId="77777777" w:rsidR="00200A81" w:rsidRDefault="00200A81">
      <w:pPr>
        <w:spacing w:after="0" w:line="360" w:lineRule="auto"/>
        <w:rPr>
          <w:rFonts w:ascii="Times New Roman" w:eastAsia="Times New Roman" w:hAnsi="Times New Roman" w:cs="Times New Roman"/>
          <w:b/>
          <w:bCs/>
          <w:sz w:val="24"/>
          <w:szCs w:val="24"/>
          <w:lang w:eastAsia="pt-BR"/>
        </w:rPr>
      </w:pPr>
    </w:p>
    <w:p w14:paraId="7636E0C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25A80C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50BDCA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31D3555"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293D3F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C37C5F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2B315CF"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B58880E"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E686377" w14:textId="77777777" w:rsidR="00200A81" w:rsidRDefault="00200A81">
      <w:pPr>
        <w:spacing w:after="0" w:line="360" w:lineRule="auto"/>
        <w:rPr>
          <w:rFonts w:ascii="Times New Roman" w:eastAsia="Times New Roman" w:hAnsi="Times New Roman" w:cs="Times New Roman"/>
          <w:b/>
          <w:bCs/>
          <w:sz w:val="24"/>
          <w:szCs w:val="24"/>
          <w:lang w:eastAsia="pt-BR"/>
        </w:rPr>
      </w:pPr>
    </w:p>
    <w:p w14:paraId="15BCB907"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413117F" w14:textId="77777777" w:rsidR="00200A81" w:rsidRDefault="00200A81">
      <w:pPr>
        <w:spacing w:after="0" w:line="360" w:lineRule="auto"/>
        <w:rPr>
          <w:rFonts w:ascii="Times New Roman" w:eastAsia="Times New Roman" w:hAnsi="Times New Roman" w:cs="Times New Roman"/>
          <w:b/>
          <w:bCs/>
          <w:sz w:val="24"/>
          <w:szCs w:val="24"/>
          <w:lang w:eastAsia="pt-BR"/>
        </w:rPr>
      </w:pPr>
    </w:p>
    <w:p w14:paraId="6A92E158" w14:textId="77777777" w:rsidR="00200A81" w:rsidRDefault="00200A81">
      <w:pPr>
        <w:spacing w:after="0" w:line="360" w:lineRule="auto"/>
        <w:rPr>
          <w:rFonts w:ascii="Times New Roman" w:eastAsia="Times New Roman" w:hAnsi="Times New Roman" w:cs="Times New Roman"/>
          <w:b/>
          <w:bCs/>
          <w:sz w:val="24"/>
          <w:szCs w:val="24"/>
          <w:lang w:eastAsia="pt-BR"/>
        </w:rPr>
      </w:pPr>
    </w:p>
    <w:p w14:paraId="1FDBCD41" w14:textId="77777777"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São José dos Campos</w:t>
      </w:r>
    </w:p>
    <w:p w14:paraId="4E5DF9C0" w14:textId="77777777"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2016</w:t>
      </w:r>
    </w:p>
    <w:p w14:paraId="06430B01" w14:textId="77777777" w:rsidR="00200A81" w:rsidRDefault="00573AFD">
      <w:pPr>
        <w:pStyle w:val="Default"/>
        <w:spacing w:line="360" w:lineRule="auto"/>
        <w:jc w:val="center"/>
        <w:rPr>
          <w:b/>
          <w:bCs/>
          <w:sz w:val="28"/>
          <w:szCs w:val="28"/>
        </w:rPr>
      </w:pPr>
      <w:r>
        <w:rPr>
          <w:b/>
          <w:bCs/>
          <w:sz w:val="28"/>
          <w:szCs w:val="28"/>
        </w:rPr>
        <w:t>THIAGO LUIS SILVA FORTUNATO</w:t>
      </w:r>
    </w:p>
    <w:p w14:paraId="5509C714" w14:textId="77777777" w:rsidR="00200A81" w:rsidRDefault="00200A81">
      <w:pPr>
        <w:spacing w:after="0" w:line="360" w:lineRule="auto"/>
        <w:rPr>
          <w:rFonts w:ascii="Times New Roman" w:hAnsi="Times New Roman" w:cs="Times New Roman"/>
          <w:b/>
          <w:bCs/>
          <w:color w:val="000000"/>
          <w:sz w:val="28"/>
          <w:szCs w:val="28"/>
        </w:rPr>
      </w:pPr>
    </w:p>
    <w:p w14:paraId="7327406D" w14:textId="77777777" w:rsidR="00200A81" w:rsidRDefault="00200A81">
      <w:pPr>
        <w:spacing w:after="0" w:line="360" w:lineRule="auto"/>
        <w:rPr>
          <w:rFonts w:ascii="Times New Roman" w:hAnsi="Times New Roman" w:cs="Times New Roman"/>
          <w:b/>
          <w:bCs/>
          <w:color w:val="000000"/>
          <w:sz w:val="28"/>
          <w:szCs w:val="28"/>
        </w:rPr>
      </w:pPr>
    </w:p>
    <w:p w14:paraId="43DF8098" w14:textId="77777777" w:rsidR="00200A81" w:rsidRDefault="00200A81">
      <w:pPr>
        <w:spacing w:after="0" w:line="360" w:lineRule="auto"/>
        <w:rPr>
          <w:rFonts w:ascii="Times New Roman" w:hAnsi="Times New Roman" w:cs="Times New Roman"/>
          <w:b/>
          <w:bCs/>
          <w:color w:val="000000"/>
          <w:sz w:val="28"/>
          <w:szCs w:val="28"/>
        </w:rPr>
      </w:pPr>
    </w:p>
    <w:p w14:paraId="70552FBE"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14:paraId="0F1574C7"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14:paraId="452DA75F" w14:textId="77777777" w:rsidR="00200A81" w:rsidRDefault="00200A81">
      <w:pPr>
        <w:spacing w:after="0" w:line="360" w:lineRule="auto"/>
        <w:rPr>
          <w:rFonts w:ascii="Times New Roman" w:hAnsi="Times New Roman" w:cs="Times New Roman"/>
          <w:color w:val="000000"/>
          <w:sz w:val="23"/>
          <w:szCs w:val="23"/>
        </w:rPr>
      </w:pPr>
    </w:p>
    <w:p w14:paraId="037AC061" w14:textId="77777777" w:rsidR="00200A81" w:rsidRDefault="00200A81">
      <w:pPr>
        <w:rPr>
          <w:rFonts w:ascii="Times New Roman" w:hAnsi="Times New Roman" w:cs="Times New Roman"/>
          <w:color w:val="000000"/>
          <w:sz w:val="23"/>
          <w:szCs w:val="23"/>
        </w:rPr>
      </w:pPr>
    </w:p>
    <w:p w14:paraId="17330D0D" w14:textId="77777777" w:rsidR="00200A81" w:rsidRDefault="00200A81">
      <w:pPr>
        <w:pageBreakBefore/>
        <w:spacing w:after="0" w:line="360" w:lineRule="auto"/>
        <w:rPr>
          <w:rFonts w:ascii="Times New Roman" w:hAnsi="Times New Roman" w:cs="Times New Roman"/>
          <w:color w:val="000000"/>
          <w:sz w:val="23"/>
          <w:szCs w:val="23"/>
        </w:rPr>
      </w:pPr>
    </w:p>
    <w:p w14:paraId="1C886DF6" w14:textId="77777777" w:rsidR="00200A81" w:rsidRDefault="00200A81">
      <w:pPr>
        <w:spacing w:after="0" w:line="360" w:lineRule="auto"/>
        <w:jc w:val="right"/>
        <w:rPr>
          <w:rFonts w:ascii="Times New Roman" w:hAnsi="Times New Roman" w:cs="Times New Roman"/>
          <w:color w:val="000000"/>
          <w:sz w:val="23"/>
          <w:szCs w:val="23"/>
        </w:rPr>
      </w:pPr>
    </w:p>
    <w:p w14:paraId="38EF3FB9" w14:textId="77777777" w:rsidR="00200A81" w:rsidRDefault="00200A81">
      <w:pPr>
        <w:spacing w:after="0" w:line="360" w:lineRule="auto"/>
        <w:rPr>
          <w:rFonts w:ascii="Times New Roman" w:hAnsi="Times New Roman" w:cs="Times New Roman"/>
          <w:color w:val="000000"/>
          <w:sz w:val="23"/>
          <w:szCs w:val="23"/>
        </w:rPr>
      </w:pPr>
    </w:p>
    <w:p w14:paraId="4D6C6F60" w14:textId="77777777" w:rsidR="00200A81" w:rsidRDefault="00200A81">
      <w:pPr>
        <w:spacing w:after="0" w:line="360" w:lineRule="auto"/>
        <w:rPr>
          <w:rFonts w:ascii="Times New Roman" w:hAnsi="Times New Roman" w:cs="Times New Roman"/>
          <w:color w:val="000000"/>
          <w:sz w:val="23"/>
          <w:szCs w:val="23"/>
        </w:rPr>
      </w:pPr>
    </w:p>
    <w:p w14:paraId="53F9A78A" w14:textId="77777777" w:rsidR="00200A81" w:rsidRDefault="00200A81">
      <w:pPr>
        <w:spacing w:after="0" w:line="360" w:lineRule="auto"/>
        <w:rPr>
          <w:rFonts w:ascii="Times New Roman" w:hAnsi="Times New Roman" w:cs="Times New Roman"/>
          <w:color w:val="000000"/>
          <w:sz w:val="23"/>
          <w:szCs w:val="23"/>
        </w:rPr>
      </w:pPr>
    </w:p>
    <w:p w14:paraId="2B9D4807" w14:textId="77777777" w:rsidR="00200A81" w:rsidRDefault="00200A81">
      <w:pPr>
        <w:spacing w:after="0" w:line="360" w:lineRule="auto"/>
        <w:rPr>
          <w:rFonts w:ascii="Times New Roman" w:hAnsi="Times New Roman" w:cs="Times New Roman"/>
          <w:color w:val="000000"/>
          <w:sz w:val="23"/>
          <w:szCs w:val="23"/>
        </w:rPr>
      </w:pPr>
    </w:p>
    <w:p w14:paraId="4BE107CA" w14:textId="77777777" w:rsidR="00200A81" w:rsidRDefault="00200A81">
      <w:pPr>
        <w:spacing w:after="0" w:line="360" w:lineRule="auto"/>
        <w:rPr>
          <w:rFonts w:ascii="Times New Roman" w:hAnsi="Times New Roman" w:cs="Times New Roman"/>
          <w:color w:val="000000"/>
          <w:sz w:val="23"/>
          <w:szCs w:val="23"/>
        </w:rPr>
      </w:pPr>
    </w:p>
    <w:p w14:paraId="12F4A2A8" w14:textId="77777777" w:rsidR="00200A81" w:rsidRDefault="00200A81">
      <w:pPr>
        <w:spacing w:after="0" w:line="360" w:lineRule="auto"/>
        <w:rPr>
          <w:rFonts w:ascii="Times New Roman" w:hAnsi="Times New Roman" w:cs="Times New Roman"/>
          <w:color w:val="000000"/>
          <w:sz w:val="23"/>
          <w:szCs w:val="23"/>
        </w:rPr>
      </w:pPr>
    </w:p>
    <w:p w14:paraId="4E10CB71" w14:textId="77777777" w:rsidR="00200A81" w:rsidRDefault="00200A81">
      <w:pPr>
        <w:spacing w:after="0" w:line="360" w:lineRule="auto"/>
        <w:rPr>
          <w:rFonts w:ascii="Times New Roman" w:hAnsi="Times New Roman" w:cs="Times New Roman"/>
          <w:color w:val="000000"/>
          <w:sz w:val="23"/>
          <w:szCs w:val="23"/>
        </w:rPr>
      </w:pPr>
    </w:p>
    <w:p w14:paraId="755981AB" w14:textId="77777777" w:rsidR="00200A81" w:rsidRDefault="00200A81">
      <w:pPr>
        <w:spacing w:after="0" w:line="360" w:lineRule="auto"/>
        <w:rPr>
          <w:rFonts w:ascii="Times New Roman" w:hAnsi="Times New Roman" w:cs="Times New Roman"/>
          <w:color w:val="000000"/>
          <w:sz w:val="23"/>
          <w:szCs w:val="23"/>
        </w:rPr>
      </w:pPr>
    </w:p>
    <w:p w14:paraId="05D0723D" w14:textId="77777777" w:rsidR="00200A81" w:rsidRDefault="00200A81">
      <w:pPr>
        <w:spacing w:after="0" w:line="360" w:lineRule="auto"/>
        <w:rPr>
          <w:rFonts w:ascii="Times New Roman" w:hAnsi="Times New Roman" w:cs="Times New Roman"/>
          <w:color w:val="000000"/>
          <w:sz w:val="23"/>
          <w:szCs w:val="23"/>
        </w:rPr>
      </w:pPr>
    </w:p>
    <w:p w14:paraId="28BB3E0B" w14:textId="77777777" w:rsidR="00200A81" w:rsidRDefault="00200A81">
      <w:pPr>
        <w:spacing w:after="0" w:line="360" w:lineRule="auto"/>
        <w:rPr>
          <w:rFonts w:ascii="Times New Roman" w:hAnsi="Times New Roman" w:cs="Times New Roman"/>
          <w:color w:val="000000"/>
          <w:sz w:val="23"/>
          <w:szCs w:val="23"/>
        </w:rPr>
      </w:pPr>
    </w:p>
    <w:p w14:paraId="3247E218" w14:textId="77777777" w:rsidR="00200A81" w:rsidRDefault="00200A81">
      <w:pPr>
        <w:spacing w:after="0" w:line="360" w:lineRule="auto"/>
        <w:rPr>
          <w:rFonts w:ascii="Times New Roman" w:hAnsi="Times New Roman" w:cs="Times New Roman"/>
          <w:color w:val="000000"/>
          <w:sz w:val="23"/>
          <w:szCs w:val="23"/>
        </w:rPr>
      </w:pPr>
    </w:p>
    <w:p w14:paraId="0AB9921B"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Trabalho de Graduação apresentado à </w:t>
      </w:r>
    </w:p>
    <w:p w14:paraId="0C26D20E"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Faculdade de Tecnologia São José dos </w:t>
      </w:r>
    </w:p>
    <w:p w14:paraId="4855180F"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Campos, como parte dos requisitos </w:t>
      </w:r>
    </w:p>
    <w:p w14:paraId="0388E167"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necessários para a obtenção do título de </w:t>
      </w:r>
    </w:p>
    <w:p w14:paraId="353BD9C0"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Tecnólogo em Banco de Dados.</w:t>
      </w:r>
    </w:p>
    <w:p w14:paraId="541D7078" w14:textId="77777777" w:rsidR="00200A81" w:rsidRDefault="00200A81">
      <w:pPr>
        <w:spacing w:after="0" w:line="360" w:lineRule="auto"/>
        <w:rPr>
          <w:rFonts w:ascii="Times New Roman" w:hAnsi="Times New Roman" w:cs="Times New Roman"/>
          <w:b/>
          <w:bCs/>
          <w:color w:val="000000"/>
          <w:sz w:val="23"/>
          <w:szCs w:val="23"/>
        </w:rPr>
      </w:pPr>
    </w:p>
    <w:p w14:paraId="08707DA5" w14:textId="77777777" w:rsidR="00200A81" w:rsidRDefault="00573AFD">
      <w:pPr>
        <w:spacing w:after="0" w:line="360" w:lineRule="auto"/>
        <w:ind w:left="5103"/>
        <w:rPr>
          <w:rFonts w:ascii="Times New Roman" w:eastAsia="Times New Roman" w:hAnsi="Times New Roman" w:cs="Times New Roman"/>
          <w:b/>
          <w:bCs/>
          <w:color w:val="000000"/>
          <w:sz w:val="23"/>
          <w:szCs w:val="23"/>
        </w:rPr>
      </w:pPr>
      <w:r>
        <w:rPr>
          <w:rFonts w:ascii="Times New Roman" w:eastAsia="Times New Roman" w:hAnsi="Times New Roman" w:cs="Times New Roman"/>
          <w:b/>
          <w:bCs/>
          <w:color w:val="000000"/>
          <w:sz w:val="23"/>
          <w:szCs w:val="23"/>
        </w:rPr>
        <w:t xml:space="preserve">Orientador: Me. Eduardo Sakaue </w:t>
      </w:r>
    </w:p>
    <w:p w14:paraId="5E90D272" w14:textId="77777777" w:rsidR="00200A81" w:rsidRDefault="00200A81">
      <w:pPr>
        <w:spacing w:after="0" w:line="360" w:lineRule="auto"/>
        <w:rPr>
          <w:rFonts w:ascii="Times New Roman" w:hAnsi="Times New Roman" w:cs="Times New Roman"/>
          <w:color w:val="000000"/>
          <w:sz w:val="28"/>
          <w:szCs w:val="28"/>
        </w:rPr>
      </w:pPr>
    </w:p>
    <w:p w14:paraId="74E63F65" w14:textId="77777777" w:rsidR="00200A81" w:rsidRDefault="00200A81">
      <w:pPr>
        <w:spacing w:after="0" w:line="360" w:lineRule="auto"/>
        <w:rPr>
          <w:rFonts w:ascii="Times New Roman" w:hAnsi="Times New Roman" w:cs="Times New Roman"/>
          <w:color w:val="000000"/>
          <w:sz w:val="28"/>
          <w:szCs w:val="28"/>
        </w:rPr>
      </w:pPr>
    </w:p>
    <w:p w14:paraId="401AF9AE" w14:textId="77777777" w:rsidR="00200A81" w:rsidRDefault="00200A81">
      <w:pPr>
        <w:spacing w:after="0" w:line="360" w:lineRule="auto"/>
        <w:rPr>
          <w:rFonts w:ascii="Times New Roman" w:hAnsi="Times New Roman" w:cs="Times New Roman"/>
          <w:color w:val="000000"/>
          <w:sz w:val="28"/>
          <w:szCs w:val="28"/>
        </w:rPr>
      </w:pPr>
    </w:p>
    <w:p w14:paraId="65E968F1" w14:textId="77777777" w:rsidR="00200A81" w:rsidRDefault="00200A81">
      <w:pPr>
        <w:spacing w:after="0" w:line="360" w:lineRule="auto"/>
        <w:rPr>
          <w:rFonts w:ascii="Times New Roman" w:hAnsi="Times New Roman" w:cs="Times New Roman"/>
          <w:color w:val="000000"/>
          <w:sz w:val="28"/>
          <w:szCs w:val="28"/>
        </w:rPr>
      </w:pPr>
    </w:p>
    <w:p w14:paraId="466BD27F" w14:textId="77777777" w:rsidR="00200A81" w:rsidRDefault="00200A81">
      <w:pPr>
        <w:spacing w:after="0" w:line="360" w:lineRule="auto"/>
        <w:rPr>
          <w:rFonts w:ascii="Times New Roman" w:hAnsi="Times New Roman" w:cs="Times New Roman"/>
          <w:color w:val="000000"/>
          <w:sz w:val="28"/>
          <w:szCs w:val="28"/>
        </w:rPr>
      </w:pPr>
    </w:p>
    <w:p w14:paraId="31773006" w14:textId="77777777" w:rsidR="00200A81" w:rsidRDefault="00200A81">
      <w:pPr>
        <w:spacing w:after="0" w:line="360" w:lineRule="auto"/>
        <w:rPr>
          <w:rFonts w:ascii="Times New Roman" w:hAnsi="Times New Roman" w:cs="Times New Roman"/>
          <w:color w:val="000000"/>
          <w:sz w:val="28"/>
          <w:szCs w:val="28"/>
        </w:rPr>
      </w:pPr>
    </w:p>
    <w:p w14:paraId="447A2082" w14:textId="77777777" w:rsidR="00200A81" w:rsidRDefault="00200A81">
      <w:pPr>
        <w:spacing w:after="0" w:line="360" w:lineRule="auto"/>
        <w:rPr>
          <w:rFonts w:ascii="Times New Roman" w:hAnsi="Times New Roman" w:cs="Times New Roman"/>
          <w:color w:val="000000"/>
          <w:sz w:val="28"/>
          <w:szCs w:val="28"/>
        </w:rPr>
      </w:pPr>
    </w:p>
    <w:p w14:paraId="1C3DFC43" w14:textId="77777777" w:rsidR="00200A81" w:rsidRDefault="00200A81">
      <w:pPr>
        <w:spacing w:after="0" w:line="360" w:lineRule="auto"/>
        <w:rPr>
          <w:rFonts w:ascii="Times New Roman" w:hAnsi="Times New Roman" w:cs="Times New Roman"/>
          <w:color w:val="000000"/>
          <w:sz w:val="28"/>
          <w:szCs w:val="28"/>
        </w:rPr>
      </w:pPr>
    </w:p>
    <w:p w14:paraId="1103526F" w14:textId="77777777" w:rsidR="00200A81" w:rsidRDefault="00200A81">
      <w:pPr>
        <w:spacing w:after="0" w:line="360" w:lineRule="auto"/>
        <w:rPr>
          <w:rFonts w:ascii="Times New Roman" w:hAnsi="Times New Roman" w:cs="Times New Roman"/>
          <w:color w:val="000000"/>
          <w:sz w:val="28"/>
          <w:szCs w:val="28"/>
        </w:rPr>
      </w:pPr>
    </w:p>
    <w:p w14:paraId="477E39BA" w14:textId="77777777" w:rsidR="00200A81" w:rsidRDefault="00200A81">
      <w:pPr>
        <w:spacing w:after="0" w:line="360" w:lineRule="auto"/>
        <w:rPr>
          <w:rFonts w:ascii="Times New Roman" w:hAnsi="Times New Roman" w:cs="Times New Roman"/>
          <w:color w:val="000000"/>
          <w:sz w:val="28"/>
          <w:szCs w:val="28"/>
        </w:rPr>
      </w:pPr>
    </w:p>
    <w:p w14:paraId="50796066" w14:textId="77777777"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São José dos Campos</w:t>
      </w:r>
    </w:p>
    <w:p w14:paraId="5B73FC00" w14:textId="77777777"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2015</w:t>
      </w:r>
    </w:p>
    <w:p w14:paraId="0B9768C4" w14:textId="77777777" w:rsidR="00200A81" w:rsidRDefault="00573AFD">
      <w:pPr>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Sumário</w:t>
      </w:r>
    </w:p>
    <w:p w14:paraId="4A9AD5BC" w14:textId="77777777" w:rsidR="00200A81" w:rsidRDefault="00573AFD">
      <w:pPr>
        <w:pageBreakBefore/>
        <w:spacing w:after="0" w:line="360" w:lineRule="auto"/>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 CAPITULO I</w:t>
      </w:r>
    </w:p>
    <w:p w14:paraId="31065F6B"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C8768B5" w14:textId="77777777"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xml:space="preserve">Problema (Tema): </w:t>
      </w:r>
    </w:p>
    <w:p w14:paraId="51C8C39D"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1E055267" w14:textId="77777777"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Planejamento e Implantação do Software Avaliador de Competências Mapskills.</w:t>
      </w:r>
    </w:p>
    <w:p w14:paraId="4D36F044"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4FAC390B" w14:textId="55905200"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Justificativa (Motivação): (</w:t>
      </w:r>
      <w:r w:rsidR="00314603">
        <w:rPr>
          <w:rFonts w:ascii="Times New Roman" w:eastAsia="Times New Roman" w:hAnsi="Times New Roman" w:cs="Times New Roman"/>
          <w:b/>
          <w:bCs/>
          <w:sz w:val="28"/>
          <w:szCs w:val="28"/>
          <w:lang w:eastAsia="pt-BR"/>
        </w:rPr>
        <w:t>Projeto Permanência e Desenvolvimento</w:t>
      </w:r>
      <w:r w:rsidR="008D02EE">
        <w:rPr>
          <w:rStyle w:val="CommentReference"/>
        </w:rPr>
        <w:commentReference w:id="0"/>
      </w:r>
      <w:r w:rsidR="00314603">
        <w:rPr>
          <w:rFonts w:ascii="Times New Roman" w:eastAsia="Times New Roman" w:hAnsi="Times New Roman" w:cs="Times New Roman"/>
          <w:b/>
          <w:bCs/>
          <w:sz w:val="28"/>
          <w:szCs w:val="28"/>
          <w:lang w:eastAsia="pt-BR"/>
        </w:rPr>
        <w:t xml:space="preserve"> de Talentos Profissionais</w:t>
      </w:r>
      <w:r>
        <w:rPr>
          <w:rFonts w:ascii="Times New Roman" w:eastAsia="Times New Roman" w:hAnsi="Times New Roman" w:cs="Times New Roman"/>
          <w:b/>
          <w:bCs/>
          <w:sz w:val="28"/>
          <w:szCs w:val="28"/>
          <w:lang w:eastAsia="pt-BR"/>
        </w:rPr>
        <w:t>)</w:t>
      </w:r>
    </w:p>
    <w:p w14:paraId="1D153AC2" w14:textId="77777777" w:rsidR="00200A81" w:rsidRDefault="00200A81">
      <w:pPr>
        <w:spacing w:after="0" w:line="360" w:lineRule="auto"/>
        <w:jc w:val="both"/>
        <w:rPr>
          <w:rFonts w:ascii="Times New Roman" w:eastAsia="Times New Roman" w:hAnsi="Times New Roman" w:cs="Times New Roman"/>
          <w:b/>
          <w:sz w:val="28"/>
          <w:szCs w:val="28"/>
          <w:lang w:eastAsia="pt-BR"/>
        </w:rPr>
      </w:pPr>
    </w:p>
    <w:p w14:paraId="7ECB86A7" w14:textId="7563AC14" w:rsidR="00EF215A" w:rsidRDefault="003965B6" w:rsidP="00EF215A">
      <w:pPr>
        <w:tabs>
          <w:tab w:val="left" w:pos="1140"/>
        </w:tabs>
        <w:spacing w:before="120" w:after="12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b/>
          <w:sz w:val="28"/>
          <w:szCs w:val="28"/>
          <w:lang w:eastAsia="pt-BR"/>
        </w:rPr>
        <w:tab/>
      </w:r>
      <w:r w:rsidR="001700D6">
        <w:rPr>
          <w:rFonts w:ascii="Times New Roman" w:eastAsia="Times New Roman" w:hAnsi="Times New Roman" w:cs="Times New Roman"/>
          <w:sz w:val="28"/>
          <w:szCs w:val="28"/>
          <w:lang w:eastAsia="pt-BR"/>
        </w:rPr>
        <w:t>Com o intuíto aumentar a permanência dos alunos nas instituições de ensino para mitigar a evasão dos estudantes, de forma a garantir  a conclusão no prazo previsto, o</w:t>
      </w:r>
      <w:r>
        <w:rPr>
          <w:rFonts w:ascii="Times New Roman" w:eastAsia="Times New Roman" w:hAnsi="Times New Roman" w:cs="Times New Roman"/>
          <w:sz w:val="28"/>
          <w:szCs w:val="28"/>
          <w:lang w:eastAsia="pt-BR"/>
        </w:rPr>
        <w:t xml:space="preserve"> Projeto Permanência e Desenvolvimento de Talentos Profissionais</w:t>
      </w:r>
      <w:r w:rsidR="001700D6">
        <w:rPr>
          <w:rFonts w:ascii="Times New Roman" w:eastAsia="Times New Roman" w:hAnsi="Times New Roman" w:cs="Times New Roman"/>
          <w:sz w:val="28"/>
          <w:szCs w:val="28"/>
          <w:lang w:eastAsia="pt-BR"/>
        </w:rPr>
        <w:t xml:space="preserve"> do Centro Paula Souza deseja reduzir em 50% </w:t>
      </w:r>
      <w:r w:rsidR="00EF215A">
        <w:rPr>
          <w:rFonts w:ascii="Times New Roman" w:eastAsia="Times New Roman" w:hAnsi="Times New Roman" w:cs="Times New Roman"/>
          <w:sz w:val="28"/>
          <w:szCs w:val="28"/>
          <w:lang w:eastAsia="pt-BR"/>
        </w:rPr>
        <w:t xml:space="preserve">o índice de evasão nos cursos das Fatecs e Etecs selecionadas, visando desenvolver </w:t>
      </w:r>
      <w:r w:rsidR="00EF215A" w:rsidRPr="00EF215A">
        <w:rPr>
          <w:rFonts w:ascii="Times New Roman" w:eastAsia="Times New Roman" w:hAnsi="Times New Roman" w:cs="Times New Roman"/>
          <w:sz w:val="28"/>
          <w:szCs w:val="28"/>
          <w:lang w:eastAsia="pt-BR"/>
        </w:rPr>
        <w:t>metodologia, ferramentas, processos, parâmetros, indicadores e recursos</w:t>
      </w:r>
      <w:r w:rsidR="004E7134">
        <w:rPr>
          <w:rFonts w:ascii="Times New Roman" w:eastAsia="Times New Roman" w:hAnsi="Times New Roman" w:cs="Times New Roman"/>
          <w:sz w:val="28"/>
          <w:szCs w:val="28"/>
          <w:lang w:eastAsia="pt-BR"/>
        </w:rPr>
        <w:t xml:space="preserve"> (PROJETO PERMANÊNCIA, 2017)</w:t>
      </w:r>
      <w:r w:rsidR="00EF215A" w:rsidRPr="00EF215A">
        <w:rPr>
          <w:rFonts w:ascii="Times New Roman" w:eastAsia="Times New Roman" w:hAnsi="Times New Roman" w:cs="Times New Roman"/>
          <w:sz w:val="28"/>
          <w:szCs w:val="28"/>
          <w:lang w:eastAsia="pt-BR"/>
        </w:rPr>
        <w:t>.</w:t>
      </w:r>
    </w:p>
    <w:p w14:paraId="132270B8" w14:textId="0BCD69B7" w:rsidR="009479FF" w:rsidRDefault="00EF215A" w:rsidP="009479FF">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Como parte do Projeto de Desenvolvimento o Escritório de Carreiras da Fatec de São José dos Campos </w:t>
      </w:r>
      <w:r w:rsidR="009479FF">
        <w:rPr>
          <w:rFonts w:ascii="Times New Roman" w:eastAsia="Times New Roman" w:hAnsi="Times New Roman" w:cs="Times New Roman"/>
          <w:sz w:val="28"/>
          <w:szCs w:val="28"/>
          <w:lang w:eastAsia="pt-BR"/>
        </w:rPr>
        <w:t xml:space="preserve">foi moldado para ser um </w:t>
      </w:r>
      <w:commentRangeStart w:id="1"/>
      <w:r w:rsidR="009479FF">
        <w:rPr>
          <w:rFonts w:ascii="Times New Roman" w:eastAsia="Times New Roman" w:hAnsi="Times New Roman" w:cs="Times New Roman"/>
          <w:sz w:val="28"/>
          <w:szCs w:val="28"/>
          <w:lang w:eastAsia="pt-BR"/>
        </w:rPr>
        <w:t>mecanismo</w:t>
      </w:r>
      <w:commentRangeEnd w:id="1"/>
      <w:r w:rsidR="009479FF">
        <w:rPr>
          <w:rStyle w:val="CommentReference"/>
        </w:rPr>
        <w:commentReference w:id="1"/>
      </w:r>
      <w:r w:rsidR="009479FF">
        <w:rPr>
          <w:rFonts w:ascii="Times New Roman" w:eastAsia="Times New Roman" w:hAnsi="Times New Roman" w:cs="Times New Roman"/>
          <w:sz w:val="28"/>
          <w:szCs w:val="28"/>
          <w:lang w:eastAsia="pt-BR"/>
        </w:rPr>
        <w:t xml:space="preserve"> direcionado a ajudar na preparação dos alunos para o mercado de trabalho. </w:t>
      </w:r>
    </w:p>
    <w:p w14:paraId="084901A3" w14:textId="24FE9120" w:rsidR="00200A81" w:rsidRDefault="009479FF" w:rsidP="004E7134">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Uma das </w:t>
      </w:r>
      <w:r w:rsidR="004E7134">
        <w:rPr>
          <w:rFonts w:ascii="Times New Roman" w:eastAsia="Times New Roman" w:hAnsi="Times New Roman" w:cs="Times New Roman"/>
          <w:sz w:val="28"/>
          <w:szCs w:val="28"/>
          <w:lang w:eastAsia="pt-BR"/>
        </w:rPr>
        <w:t xml:space="preserve">etapas </w:t>
      </w:r>
      <w:r>
        <w:rPr>
          <w:rFonts w:ascii="Times New Roman" w:eastAsia="Times New Roman" w:hAnsi="Times New Roman" w:cs="Times New Roman"/>
          <w:sz w:val="28"/>
          <w:szCs w:val="28"/>
          <w:lang w:eastAsia="pt-BR"/>
        </w:rPr>
        <w:t>do projeto Escritório de Carreitas é o mapeamento de competências</w:t>
      </w:r>
      <w:r w:rsidR="004E7134">
        <w:rPr>
          <w:rFonts w:ascii="Times New Roman" w:eastAsia="Times New Roman" w:hAnsi="Times New Roman" w:cs="Times New Roman"/>
          <w:sz w:val="28"/>
          <w:szCs w:val="28"/>
          <w:lang w:eastAsia="pt-BR"/>
        </w:rPr>
        <w:t>, n</w:t>
      </w:r>
      <w:r>
        <w:rPr>
          <w:rFonts w:ascii="Times New Roman" w:eastAsia="Times New Roman" w:hAnsi="Times New Roman" w:cs="Times New Roman"/>
          <w:sz w:val="28"/>
          <w:szCs w:val="28"/>
          <w:lang w:eastAsia="pt-BR"/>
        </w:rPr>
        <w:t>esta etapa foi desenvolvida uma pla</w:t>
      </w:r>
      <w:r w:rsidR="004E7134">
        <w:rPr>
          <w:rFonts w:ascii="Times New Roman" w:eastAsia="Times New Roman" w:hAnsi="Times New Roman" w:cs="Times New Roman"/>
          <w:sz w:val="28"/>
          <w:szCs w:val="28"/>
          <w:lang w:eastAsia="pt-BR"/>
        </w:rPr>
        <w:t xml:space="preserve">taforma que tem o objetivo de hospedar jogos do tipo perguntas e respostas, que possibilite gerar relatórios dos alunos que finalizaram o jogo apartir das respostas fornecidas (Inácio, 2017). </w:t>
      </w:r>
    </w:p>
    <w:p w14:paraId="117ABEE4" w14:textId="438C24B7" w:rsidR="0064394F" w:rsidRDefault="004E7134">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t xml:space="preserve">Para suportar esta plataforma é necessário prover </w:t>
      </w:r>
      <w:r w:rsidR="0064394F">
        <w:rPr>
          <w:rFonts w:ascii="Times New Roman" w:eastAsia="Times New Roman" w:hAnsi="Times New Roman" w:cs="Times New Roman"/>
          <w:sz w:val="28"/>
          <w:szCs w:val="28"/>
          <w:lang w:eastAsia="pt-BR"/>
        </w:rPr>
        <w:t xml:space="preserve">toda uma infraestrutura adequada ao formato que a plataforma foi desenvolvida. A plataforma foi desenvolvida para que tenha acesso simultâneo de </w:t>
      </w:r>
      <w:r w:rsidR="0064394F">
        <w:rPr>
          <w:rFonts w:ascii="Times New Roman" w:eastAsia="Times New Roman" w:hAnsi="Times New Roman" w:cs="Times New Roman"/>
          <w:sz w:val="28"/>
          <w:szCs w:val="28"/>
          <w:lang w:eastAsia="pt-BR"/>
        </w:rPr>
        <w:lastRenderedPageBreak/>
        <w:t>aproximadamente 80 usuários, porém</w:t>
      </w:r>
      <w:r w:rsidR="00356EAE">
        <w:rPr>
          <w:rFonts w:ascii="Times New Roman" w:eastAsia="Times New Roman" w:hAnsi="Times New Roman" w:cs="Times New Roman"/>
          <w:sz w:val="28"/>
          <w:szCs w:val="28"/>
          <w:lang w:eastAsia="pt-BR"/>
        </w:rPr>
        <w:t xml:space="preserve">, </w:t>
      </w:r>
      <w:r w:rsidR="0064394F">
        <w:rPr>
          <w:rFonts w:ascii="Times New Roman" w:eastAsia="Times New Roman" w:hAnsi="Times New Roman" w:cs="Times New Roman"/>
          <w:sz w:val="28"/>
          <w:szCs w:val="28"/>
          <w:lang w:eastAsia="pt-BR"/>
        </w:rPr>
        <w:t>é</w:t>
      </w:r>
      <w:r w:rsidR="00356EAE">
        <w:rPr>
          <w:rFonts w:ascii="Times New Roman" w:eastAsia="Times New Roman" w:hAnsi="Times New Roman" w:cs="Times New Roman"/>
          <w:sz w:val="28"/>
          <w:szCs w:val="28"/>
          <w:lang w:eastAsia="pt-BR"/>
        </w:rPr>
        <w:t xml:space="preserve"> de interesse que todas Fatecs e Etecs tenham acesso a plataforma. </w:t>
      </w:r>
      <w:r w:rsidR="0064394F">
        <w:rPr>
          <w:rFonts w:ascii="Times New Roman" w:eastAsia="Times New Roman" w:hAnsi="Times New Roman" w:cs="Times New Roman"/>
          <w:sz w:val="28"/>
          <w:szCs w:val="28"/>
          <w:lang w:eastAsia="pt-BR"/>
        </w:rPr>
        <w:t xml:space="preserve"> </w:t>
      </w:r>
    </w:p>
    <w:p w14:paraId="73D08C99"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22AEC73D" w14:textId="77777777"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PROPOSTA E SOLUÇÃO (</w:t>
      </w:r>
      <w:commentRangeStart w:id="2"/>
      <w:r>
        <w:rPr>
          <w:rFonts w:ascii="Times New Roman" w:eastAsia="Times New Roman" w:hAnsi="Times New Roman" w:cs="Times New Roman"/>
          <w:b/>
          <w:bCs/>
          <w:sz w:val="28"/>
          <w:szCs w:val="28"/>
          <w:lang w:eastAsia="pt-BR"/>
        </w:rPr>
        <w:t>Metodologia</w:t>
      </w:r>
      <w:commentRangeEnd w:id="2"/>
      <w:r w:rsidR="00CC4E95">
        <w:rPr>
          <w:rStyle w:val="CommentReference"/>
        </w:rPr>
        <w:commentReference w:id="2"/>
      </w:r>
      <w:r>
        <w:rPr>
          <w:rFonts w:ascii="Times New Roman" w:eastAsia="Times New Roman" w:hAnsi="Times New Roman" w:cs="Times New Roman"/>
          <w:b/>
          <w:bCs/>
          <w:sz w:val="28"/>
          <w:szCs w:val="28"/>
          <w:lang w:eastAsia="pt-BR"/>
        </w:rPr>
        <w:t>):</w:t>
      </w:r>
    </w:p>
    <w:p w14:paraId="261E3A2A"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64871ECA" w14:textId="5C7DE655" w:rsidR="001E1260" w:rsidRDefault="00356EAE" w:rsidP="001E1260">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Desenvolver uma arquitetura para dar suporte a plataforma, provendo todos recursos necessários ao </w:t>
      </w:r>
      <w:r w:rsidR="001E1260">
        <w:rPr>
          <w:rFonts w:ascii="Times New Roman" w:eastAsia="Times New Roman" w:hAnsi="Times New Roman" w:cs="Times New Roman"/>
          <w:sz w:val="28"/>
          <w:szCs w:val="28"/>
          <w:lang w:eastAsia="pt-BR"/>
        </w:rPr>
        <w:t xml:space="preserve">acesso </w:t>
      </w:r>
      <w:r>
        <w:rPr>
          <w:rFonts w:ascii="Times New Roman" w:eastAsia="Times New Roman" w:hAnsi="Times New Roman" w:cs="Times New Roman"/>
          <w:sz w:val="28"/>
          <w:szCs w:val="28"/>
          <w:lang w:eastAsia="pt-BR"/>
        </w:rPr>
        <w:t xml:space="preserve">em larga escala da </w:t>
      </w:r>
      <w:r w:rsidR="001E1260">
        <w:rPr>
          <w:rFonts w:ascii="Times New Roman" w:eastAsia="Times New Roman" w:hAnsi="Times New Roman" w:cs="Times New Roman"/>
          <w:sz w:val="28"/>
          <w:szCs w:val="28"/>
          <w:lang w:eastAsia="pt-BR"/>
        </w:rPr>
        <w:t xml:space="preserve">aplicação, garantindo a agilidade, qualidade e </w:t>
      </w:r>
      <w:r w:rsidR="00A46234">
        <w:rPr>
          <w:rFonts w:ascii="Times New Roman" w:eastAsia="Times New Roman" w:hAnsi="Times New Roman" w:cs="Times New Roman"/>
          <w:sz w:val="28"/>
          <w:szCs w:val="28"/>
          <w:lang w:eastAsia="pt-BR"/>
        </w:rPr>
        <w:t>estabilidade com escalabilidade, bem como e  entregue</w:t>
      </w:r>
      <w:r w:rsidR="001E1260">
        <w:rPr>
          <w:rFonts w:ascii="Times New Roman" w:eastAsia="Times New Roman" w:hAnsi="Times New Roman" w:cs="Times New Roman"/>
          <w:sz w:val="28"/>
          <w:szCs w:val="28"/>
          <w:lang w:eastAsia="pt-BR"/>
        </w:rPr>
        <w:t xml:space="preserve"> de forma contínua.</w:t>
      </w:r>
    </w:p>
    <w:p w14:paraId="284B0A12" w14:textId="40978261" w:rsidR="001E1260" w:rsidRDefault="001E1260" w:rsidP="001E1260">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Prover arquitetura para alta demanda de requisições em ambiente com pouco recurso computacional e pessoal.</w:t>
      </w:r>
    </w:p>
    <w:p w14:paraId="3E57DAF1"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4B7722F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  (</w:t>
      </w:r>
      <w:r>
        <w:rPr>
          <w:rFonts w:ascii="Times New Roman" w:eastAsia="Times New Roman" w:hAnsi="Times New Roman" w:cs="Times New Roman"/>
          <w:b/>
          <w:bCs/>
          <w:sz w:val="28"/>
          <w:szCs w:val="28"/>
        </w:rPr>
        <w:t xml:space="preserve">Levantamento de </w:t>
      </w:r>
      <w:commentRangeStart w:id="3"/>
      <w:r>
        <w:rPr>
          <w:rFonts w:ascii="Times New Roman" w:eastAsia="Times New Roman" w:hAnsi="Times New Roman" w:cs="Times New Roman"/>
          <w:b/>
          <w:bCs/>
          <w:sz w:val="28"/>
          <w:szCs w:val="28"/>
        </w:rPr>
        <w:t>Requisitos</w:t>
      </w:r>
      <w:commentRangeEnd w:id="3"/>
      <w:r w:rsidR="00CC4E95">
        <w:rPr>
          <w:rStyle w:val="CommentReference"/>
        </w:rPr>
        <w:commentReference w:id="3"/>
      </w:r>
      <w:r>
        <w:rPr>
          <w:rFonts w:ascii="Times New Roman" w:eastAsia="Times New Roman" w:hAnsi="Times New Roman" w:cs="Times New Roman"/>
          <w:b/>
          <w:bCs/>
          <w:sz w:val="32"/>
          <w:szCs w:val="32"/>
        </w:rPr>
        <w:t>)</w:t>
      </w:r>
    </w:p>
    <w:p w14:paraId="34847E1F" w14:textId="01A46BA0" w:rsidR="00200A81" w:rsidRDefault="00EE51F2">
      <w:pPr>
        <w:spacing w:after="0" w:line="360" w:lineRule="auto"/>
        <w:ind w:firstLine="708"/>
        <w:jc w:val="both"/>
        <w:rPr>
          <w:rFonts w:ascii="Times New Roman" w:hAnsi="Times New Roman" w:cs="Times New Roman"/>
          <w:b/>
          <w:sz w:val="28"/>
        </w:rPr>
      </w:pPr>
      <w:r>
        <w:rPr>
          <w:rFonts w:ascii="Times New Roman" w:hAnsi="Times New Roman" w:cs="Times New Roman"/>
          <w:b/>
          <w:sz w:val="28"/>
        </w:rPr>
        <w:tab/>
      </w:r>
    </w:p>
    <w:p w14:paraId="59E74DCB" w14:textId="58527715"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Neste capítulo serão citadas metodologias u</w:t>
      </w:r>
      <w:r w:rsidR="00EE51F2">
        <w:rPr>
          <w:rFonts w:ascii="Times New Roman" w:eastAsia="Times New Roman" w:hAnsi="Times New Roman" w:cs="Times New Roman"/>
          <w:sz w:val="28"/>
          <w:szCs w:val="28"/>
        </w:rPr>
        <w:t>tilizadas para o planejamento da arquitetura da plataforma de Jogos de Competência.</w:t>
      </w:r>
    </w:p>
    <w:p w14:paraId="19A0391E" w14:textId="77777777" w:rsidR="00200A81" w:rsidRDefault="00200A81">
      <w:pPr>
        <w:spacing w:after="0" w:line="360" w:lineRule="auto"/>
        <w:jc w:val="both"/>
        <w:rPr>
          <w:rFonts w:ascii="Times New Roman" w:hAnsi="Times New Roman" w:cs="Times New Roman"/>
          <w:sz w:val="28"/>
        </w:rPr>
      </w:pPr>
    </w:p>
    <w:p w14:paraId="6EAF3EE3" w14:textId="7D5674B7" w:rsidR="00EE51F2" w:rsidRDefault="00EE51F2">
      <w:pPr>
        <w:spacing w:after="0" w:line="360" w:lineRule="auto"/>
        <w:jc w:val="both"/>
        <w:rPr>
          <w:rFonts w:ascii="Times New Roman" w:hAnsi="Times New Roman" w:cs="Times New Roman"/>
          <w:b/>
          <w:sz w:val="28"/>
        </w:rPr>
      </w:pPr>
      <w:r>
        <w:rPr>
          <w:rFonts w:ascii="Times New Roman" w:hAnsi="Times New Roman" w:cs="Times New Roman"/>
          <w:b/>
          <w:sz w:val="28"/>
        </w:rPr>
        <w:t>Metodologia</w:t>
      </w:r>
    </w:p>
    <w:p w14:paraId="540C77A2" w14:textId="444181C4" w:rsidR="00EE51F2" w:rsidRDefault="00EE51F2">
      <w:pPr>
        <w:spacing w:after="0" w:line="360" w:lineRule="auto"/>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Foi utilizado a metodologia de entrevista para coleta de requisitos não funcionais, produzindo bons resultados na fase incial do projeto.</w:t>
      </w:r>
    </w:p>
    <w:p w14:paraId="2B3FA8F5" w14:textId="201C0FFA" w:rsidR="00EE51F2" w:rsidRPr="00EE51F2" w:rsidRDefault="00EE51F2">
      <w:pPr>
        <w:spacing w:after="0" w:line="360" w:lineRule="auto"/>
        <w:jc w:val="both"/>
        <w:rPr>
          <w:rFonts w:ascii="Times New Roman" w:hAnsi="Times New Roman" w:cs="Times New Roman"/>
          <w:sz w:val="28"/>
        </w:rPr>
      </w:pPr>
      <w:r>
        <w:rPr>
          <w:rFonts w:ascii="Times New Roman" w:hAnsi="Times New Roman" w:cs="Times New Roman"/>
          <w:sz w:val="28"/>
        </w:rPr>
        <w:tab/>
      </w:r>
    </w:p>
    <w:p w14:paraId="32BBFB9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DevOps</w:t>
      </w:r>
    </w:p>
    <w:p w14:paraId="3412C5BB" w14:textId="064959E4" w:rsidR="00200A81" w:rsidRDefault="00EE51F2">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32"/>
        </w:rPr>
        <w:tab/>
      </w:r>
      <w:r w:rsidRPr="00EE51F2">
        <w:rPr>
          <w:rFonts w:ascii="Times New Roman" w:eastAsia="Times New Roman" w:hAnsi="Times New Roman" w:cs="Times New Roman"/>
          <w:sz w:val="28"/>
          <w:szCs w:val="28"/>
        </w:rPr>
        <w:t>O termo DevOps surgiu num evento organizado por</w:t>
      </w:r>
      <w:r w:rsidR="00573AFD">
        <w:rPr>
          <w:rFonts w:ascii="Times New Roman" w:eastAsia="Times New Roman" w:hAnsi="Times New Roman" w:cs="Times New Roman"/>
          <w:sz w:val="28"/>
          <w:szCs w:val="28"/>
        </w:rPr>
        <w:t xml:space="preserve"> </w:t>
      </w:r>
      <w:commentRangeStart w:id="4"/>
      <w:r w:rsidR="00573AFD">
        <w:rPr>
          <w:rFonts w:ascii="Times New Roman" w:eastAsia="Times New Roman" w:hAnsi="Times New Roman" w:cs="Times New Roman"/>
          <w:sz w:val="28"/>
          <w:szCs w:val="28"/>
        </w:rPr>
        <w:t>Andrew Sha</w:t>
      </w:r>
      <w:r w:rsidR="004730AC">
        <w:rPr>
          <w:rFonts w:ascii="Times New Roman" w:eastAsia="Times New Roman" w:hAnsi="Times New Roman" w:cs="Times New Roman"/>
          <w:sz w:val="28"/>
          <w:szCs w:val="28"/>
        </w:rPr>
        <w:t>f</w:t>
      </w:r>
      <w:r w:rsidR="00573AFD">
        <w:rPr>
          <w:rFonts w:ascii="Times New Roman" w:eastAsia="Times New Roman" w:hAnsi="Times New Roman" w:cs="Times New Roman"/>
          <w:sz w:val="28"/>
          <w:szCs w:val="28"/>
        </w:rPr>
        <w:t xml:space="preserve">fer </w:t>
      </w:r>
      <w:commentRangeEnd w:id="4"/>
      <w:r w:rsidR="00CC4E95">
        <w:rPr>
          <w:rStyle w:val="CommentReference"/>
        </w:rPr>
        <w:commentReference w:id="4"/>
      </w:r>
      <w:r w:rsidR="00573AFD">
        <w:rPr>
          <w:rFonts w:ascii="Times New Roman" w:eastAsia="Times New Roman" w:hAnsi="Times New Roman" w:cs="Times New Roman"/>
          <w:sz w:val="28"/>
          <w:szCs w:val="28"/>
        </w:rPr>
        <w:t>e o engen</w:t>
      </w:r>
      <w:r>
        <w:rPr>
          <w:rFonts w:ascii="Times New Roman" w:eastAsia="Times New Roman" w:hAnsi="Times New Roman" w:cs="Times New Roman"/>
          <w:sz w:val="28"/>
          <w:szCs w:val="28"/>
        </w:rPr>
        <w:t xml:space="preserve">heiro de sistemas John Allspaw, </w:t>
      </w:r>
      <w:r w:rsidR="00573AFD">
        <w:rPr>
          <w:rFonts w:ascii="Times New Roman" w:eastAsia="Times New Roman" w:hAnsi="Times New Roman" w:cs="Times New Roman"/>
          <w:sz w:val="28"/>
          <w:szCs w:val="28"/>
        </w:rPr>
        <w:t>para discutir especificamente os desafios da integração</w:t>
      </w:r>
      <w:r w:rsidR="00FB5009">
        <w:rPr>
          <w:rFonts w:ascii="Times New Roman" w:eastAsia="Times New Roman" w:hAnsi="Times New Roman" w:cs="Times New Roman"/>
          <w:sz w:val="28"/>
          <w:szCs w:val="28"/>
        </w:rPr>
        <w:t xml:space="preserve"> </w:t>
      </w:r>
      <w:r w:rsidR="00573AFD">
        <w:rPr>
          <w:rFonts w:ascii="Times New Roman" w:eastAsia="Times New Roman" w:hAnsi="Times New Roman" w:cs="Times New Roman"/>
          <w:sz w:val="28"/>
          <w:szCs w:val="28"/>
        </w:rPr>
        <w:t>das áreas de desenvolvimento e operações existentes nas empresas.</w:t>
      </w:r>
    </w:p>
    <w:p w14:paraId="4F38574C" w14:textId="2CD871EE" w:rsidR="00200A81" w:rsidRDefault="00573AFD">
      <w:pPr>
        <w:spacing w:after="0" w:line="360" w:lineRule="auto"/>
        <w:jc w:val="both"/>
        <w:rPr>
          <w:ins w:id="5" w:author="Eduardo Sakaue" w:date="2017-07-13T19:02:00Z"/>
          <w:rFonts w:ascii="Times New Roman" w:eastAsia="Times New Roman" w:hAnsi="Times New Roman" w:cs="Times New Roman"/>
          <w:sz w:val="28"/>
          <w:szCs w:val="28"/>
        </w:rPr>
      </w:pPr>
      <w:r>
        <w:rPr>
          <w:rFonts w:ascii="Times New Roman" w:hAnsi="Times New Roman" w:cs="Times New Roman"/>
          <w:sz w:val="32"/>
        </w:rPr>
        <w:tab/>
      </w:r>
      <w:r>
        <w:rPr>
          <w:rFonts w:ascii="Times New Roman" w:eastAsia="Times New Roman" w:hAnsi="Times New Roman" w:cs="Times New Roman"/>
          <w:sz w:val="28"/>
          <w:szCs w:val="28"/>
        </w:rPr>
        <w:t xml:space="preserve">Modelo utilizado quando se trata </w:t>
      </w:r>
      <w:r w:rsidR="00FB5009">
        <w:rPr>
          <w:rFonts w:ascii="Times New Roman" w:eastAsia="Times New Roman" w:hAnsi="Times New Roman" w:cs="Times New Roman"/>
          <w:sz w:val="28"/>
          <w:szCs w:val="28"/>
        </w:rPr>
        <w:t xml:space="preserve">de </w:t>
      </w:r>
      <w:r>
        <w:rPr>
          <w:rFonts w:ascii="Times New Roman" w:eastAsia="Times New Roman" w:hAnsi="Times New Roman" w:cs="Times New Roman"/>
          <w:sz w:val="28"/>
          <w:szCs w:val="28"/>
        </w:rPr>
        <w:t xml:space="preserve">metodologia ágeis, afim de realizar entregas rápidas com qualidade. Tem finalidade de integrar os setores de desenvolvimento e operações, diminuindo a dificuldade que encontravam </w:t>
      </w:r>
      <w:r>
        <w:rPr>
          <w:rFonts w:ascii="Times New Roman" w:eastAsia="Times New Roman" w:hAnsi="Times New Roman" w:cs="Times New Roman"/>
          <w:sz w:val="28"/>
          <w:szCs w:val="28"/>
        </w:rPr>
        <w:lastRenderedPageBreak/>
        <w:t xml:space="preserve">quando se lançava uma nova funcionalidade do software, pois os setores operacionais criam um ambiente propício para execução de determinadas ferramentas pré-definidas no escopo do projeto, </w:t>
      </w:r>
      <w:r w:rsidR="00FB5009">
        <w:rPr>
          <w:rFonts w:ascii="Times New Roman" w:eastAsia="Times New Roman" w:hAnsi="Times New Roman" w:cs="Times New Roman"/>
          <w:sz w:val="28"/>
          <w:szCs w:val="28"/>
        </w:rPr>
        <w:t xml:space="preserve"> e caso algo seja alterado</w:t>
      </w:r>
      <w:r>
        <w:rPr>
          <w:rFonts w:ascii="Times New Roman" w:eastAsia="Times New Roman" w:hAnsi="Times New Roman" w:cs="Times New Roman"/>
          <w:sz w:val="28"/>
          <w:szCs w:val="28"/>
        </w:rPr>
        <w:t>, pode</w:t>
      </w:r>
      <w:r w:rsidR="00FB5009">
        <w:rPr>
          <w:rFonts w:ascii="Times New Roman" w:eastAsia="Times New Roman" w:hAnsi="Times New Roman" w:cs="Times New Roman"/>
          <w:sz w:val="28"/>
          <w:szCs w:val="28"/>
        </w:rPr>
        <w:t>-se perder pontos no quesito qualidade e dispobibilidade da aplicação.</w:t>
      </w:r>
    </w:p>
    <w:p w14:paraId="01DFEEE2" w14:textId="77777777" w:rsidR="00FB5009" w:rsidRDefault="00FB5009">
      <w:pPr>
        <w:spacing w:after="0" w:line="360" w:lineRule="auto"/>
        <w:jc w:val="both"/>
        <w:rPr>
          <w:ins w:id="6" w:author="Eduardo Sakaue" w:date="2017-07-13T19:02:00Z"/>
          <w:rFonts w:ascii="Times New Roman" w:eastAsia="Times New Roman" w:hAnsi="Times New Roman" w:cs="Times New Roman"/>
          <w:sz w:val="28"/>
          <w:szCs w:val="28"/>
        </w:rPr>
      </w:pPr>
    </w:p>
    <w:p w14:paraId="54399A87" w14:textId="77777777" w:rsidR="00025579" w:rsidRDefault="00025579">
      <w:pPr>
        <w:spacing w:after="0" w:line="360" w:lineRule="auto"/>
        <w:jc w:val="both"/>
        <w:rPr>
          <w:rFonts w:ascii="Times New Roman" w:eastAsia="Times New Roman" w:hAnsi="Times New Roman" w:cs="Times New Roman"/>
          <w:sz w:val="28"/>
          <w:szCs w:val="28"/>
        </w:rPr>
      </w:pPr>
      <w:ins w:id="7" w:author="Eduardo Sakaue" w:date="2017-07-13T19:02:00Z">
        <w:r>
          <w:rPr>
            <w:rFonts w:ascii="Times New Roman" w:eastAsia="Times New Roman" w:hAnsi="Times New Roman" w:cs="Times New Roman"/>
            <w:sz w:val="28"/>
            <w:szCs w:val="28"/>
          </w:rPr>
          <w:t>Requisitos do Projeto</w:t>
        </w:r>
      </w:ins>
    </w:p>
    <w:p w14:paraId="6C30E81E" w14:textId="7FB38DAA" w:rsidR="00200A81" w:rsidRDefault="00E21E7A">
      <w:pPr>
        <w:spacing w:after="0" w:line="360" w:lineRule="auto"/>
        <w:jc w:val="both"/>
        <w:rPr>
          <w:rFonts w:ascii="Times New Roman" w:hAnsi="Times New Roman" w:cs="Times New Roman"/>
          <w:sz w:val="28"/>
        </w:rPr>
      </w:pPr>
      <w:r>
        <w:rPr>
          <w:rFonts w:ascii="Times New Roman" w:hAnsi="Times New Roman" w:cs="Times New Roman"/>
          <w:sz w:val="28"/>
        </w:rPr>
        <w:tab/>
        <w:t>Para garantir a disponibilidade e qualidade da plataforma é necessário conter serviços específicos para que a plataforma consiga realizar seu objetivo proposto....</w:t>
      </w:r>
    </w:p>
    <w:p w14:paraId="15BFF1FF" w14:textId="313BDFE3" w:rsidR="00E21E7A" w:rsidRDefault="00E21E7A">
      <w:pPr>
        <w:spacing w:after="0" w:line="360" w:lineRule="auto"/>
        <w:jc w:val="both"/>
        <w:rPr>
          <w:ins w:id="8" w:author="Eduardo Sakaue" w:date="2017-07-13T19:03:00Z"/>
          <w:rFonts w:ascii="Times New Roman" w:hAnsi="Times New Roman" w:cs="Times New Roman"/>
          <w:sz w:val="28"/>
        </w:rPr>
      </w:pPr>
      <w:r>
        <w:rPr>
          <w:rFonts w:ascii="Times New Roman" w:hAnsi="Times New Roman" w:cs="Times New Roman"/>
          <w:sz w:val="28"/>
        </w:rPr>
        <w:tab/>
        <w:t xml:space="preserve">A arquitetura definida como requisito esta descrita na Figura X </w:t>
      </w:r>
    </w:p>
    <w:p w14:paraId="2B45B711" w14:textId="77777777" w:rsidR="00025579" w:rsidRDefault="00025579">
      <w:pPr>
        <w:spacing w:after="0" w:line="360" w:lineRule="auto"/>
        <w:jc w:val="both"/>
        <w:rPr>
          <w:ins w:id="9" w:author="Eduardo Sakaue" w:date="2017-07-13T19:03:00Z"/>
          <w:rFonts w:ascii="Times New Roman" w:hAnsi="Times New Roman" w:cs="Times New Roman"/>
          <w:sz w:val="28"/>
        </w:rPr>
      </w:pPr>
      <w:ins w:id="10" w:author="Eduardo Sakaue" w:date="2017-07-13T19:03:00Z">
        <w:r>
          <w:rPr>
            <w:rFonts w:ascii="Times New Roman" w:hAnsi="Times New Roman" w:cs="Times New Roman"/>
            <w:sz w:val="28"/>
          </w:rPr>
          <w:t>Plataforma</w:t>
        </w:r>
      </w:ins>
    </w:p>
    <w:p w14:paraId="2C8CDDDF" w14:textId="3F733E27" w:rsidR="00025579" w:rsidRDefault="00FB5009" w:rsidP="00FB5009">
      <w:pPr>
        <w:spacing w:after="0" w:line="360" w:lineRule="auto"/>
        <w:jc w:val="center"/>
        <w:rPr>
          <w:ins w:id="11" w:author="Eduardo Sakaue" w:date="2017-07-13T19:01:00Z"/>
          <w:rFonts w:ascii="Times New Roman" w:hAnsi="Times New Roman" w:cs="Times New Roman"/>
          <w:sz w:val="28"/>
        </w:rPr>
      </w:pPr>
      <w:r>
        <w:rPr>
          <w:rFonts w:ascii="Times New Roman" w:hAnsi="Times New Roman" w:cs="Times New Roman"/>
          <w:noProof/>
          <w:sz w:val="28"/>
          <w:lang w:eastAsia="pt-BR"/>
        </w:rPr>
        <w:drawing>
          <wp:inline distT="0" distB="0" distL="0" distR="0" wp14:anchorId="196C7008" wp14:editId="50BEB6AF">
            <wp:extent cx="5490845" cy="26327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quitetura Mapkills.png"/>
                    <pic:cNvPicPr/>
                  </pic:nvPicPr>
                  <pic:blipFill>
                    <a:blip r:embed="rId9">
                      <a:extLst>
                        <a:ext uri="{28A0092B-C50C-407E-A947-70E740481C1C}">
                          <a14:useLocalDpi xmlns:a14="http://schemas.microsoft.com/office/drawing/2010/main" val="0"/>
                        </a:ext>
                      </a:extLst>
                    </a:blip>
                    <a:stretch>
                      <a:fillRect/>
                    </a:stretch>
                  </pic:blipFill>
                  <pic:spPr>
                    <a:xfrm>
                      <a:off x="0" y="0"/>
                      <a:ext cx="5490845" cy="2632710"/>
                    </a:xfrm>
                    <a:prstGeom prst="rect">
                      <a:avLst/>
                    </a:prstGeom>
                  </pic:spPr>
                </pic:pic>
              </a:graphicData>
            </a:graphic>
          </wp:inline>
        </w:drawing>
      </w:r>
    </w:p>
    <w:p w14:paraId="6108C44E" w14:textId="77777777" w:rsidR="00E21E7A" w:rsidRDefault="00E21E7A">
      <w:pPr>
        <w:spacing w:after="0" w:line="360" w:lineRule="auto"/>
        <w:jc w:val="both"/>
        <w:rPr>
          <w:rFonts w:ascii="Times New Roman" w:hAnsi="Times New Roman" w:cs="Times New Roman"/>
          <w:sz w:val="28"/>
        </w:rPr>
      </w:pPr>
    </w:p>
    <w:p w14:paraId="33286D8F" w14:textId="77777777" w:rsidR="00025579" w:rsidRDefault="00025579">
      <w:pPr>
        <w:spacing w:after="0" w:line="360" w:lineRule="auto"/>
        <w:jc w:val="both"/>
        <w:rPr>
          <w:rFonts w:ascii="Times New Roman" w:hAnsi="Times New Roman" w:cs="Times New Roman"/>
          <w:sz w:val="28"/>
        </w:rPr>
      </w:pPr>
      <w:ins w:id="12" w:author="Eduardo Sakaue" w:date="2017-07-13T19:01:00Z">
        <w:r>
          <w:rPr>
            <w:rFonts w:ascii="Times New Roman" w:hAnsi="Times New Roman" w:cs="Times New Roman"/>
            <w:sz w:val="28"/>
          </w:rPr>
          <w:t>Os requisitos deste projeto s</w:t>
        </w:r>
      </w:ins>
      <w:ins w:id="13" w:author="Eduardo Sakaue" w:date="2017-07-13T19:02:00Z">
        <w:r>
          <w:rPr>
            <w:rFonts w:ascii="Times New Roman" w:hAnsi="Times New Roman" w:cs="Times New Roman"/>
            <w:sz w:val="28"/>
          </w:rPr>
          <w:t>ão:</w:t>
        </w:r>
      </w:ins>
    </w:p>
    <w:p w14:paraId="285FD10F" w14:textId="702E56FA" w:rsidR="00E21E7A" w:rsidRDefault="00E21E7A">
      <w:pPr>
        <w:spacing w:after="0" w:line="360" w:lineRule="auto"/>
        <w:jc w:val="both"/>
        <w:rPr>
          <w:rFonts w:ascii="Times New Roman" w:hAnsi="Times New Roman" w:cs="Times New Roman"/>
          <w:sz w:val="28"/>
        </w:rPr>
      </w:pPr>
      <w:r>
        <w:rPr>
          <w:rFonts w:ascii="Times New Roman" w:hAnsi="Times New Roman" w:cs="Times New Roman"/>
          <w:sz w:val="28"/>
        </w:rPr>
        <w:t>Os requisitos deste projeto são:</w:t>
      </w:r>
    </w:p>
    <w:p w14:paraId="6B09BA3C" w14:textId="08A2842C" w:rsidR="00E21E7A" w:rsidRDefault="00E21E7A">
      <w:pPr>
        <w:spacing w:after="0" w:line="360" w:lineRule="auto"/>
        <w:jc w:val="both"/>
        <w:rPr>
          <w:rFonts w:ascii="Times New Roman" w:hAnsi="Times New Roman" w:cs="Times New Roman"/>
          <w:sz w:val="28"/>
        </w:rPr>
      </w:pPr>
      <w:r>
        <w:rPr>
          <w:rFonts w:ascii="Times New Roman" w:hAnsi="Times New Roman" w:cs="Times New Roman"/>
          <w:sz w:val="28"/>
        </w:rPr>
        <w:tab/>
        <w:t>Servidor Web front-end</w:t>
      </w:r>
    </w:p>
    <w:p w14:paraId="11264EE1" w14:textId="01BB9F55" w:rsidR="00E21E7A" w:rsidRDefault="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Servidor </w:t>
      </w:r>
      <w:r w:rsidR="00F37528">
        <w:rPr>
          <w:rFonts w:ascii="Times New Roman" w:hAnsi="Times New Roman" w:cs="Times New Roman"/>
          <w:sz w:val="28"/>
        </w:rPr>
        <w:t xml:space="preserve">Web com a finalidade de disponibilizar a aplicação </w:t>
      </w:r>
      <w:r w:rsidR="0066565B">
        <w:rPr>
          <w:rFonts w:ascii="Times New Roman" w:hAnsi="Times New Roman" w:cs="Times New Roman"/>
          <w:sz w:val="28"/>
        </w:rPr>
        <w:t xml:space="preserve">que realizará será a interface de </w:t>
      </w:r>
      <w:bookmarkStart w:id="14" w:name="_GoBack"/>
      <w:bookmarkEnd w:id="14"/>
      <w:r w:rsidR="0066565B">
        <w:rPr>
          <w:rFonts w:ascii="Times New Roman" w:hAnsi="Times New Roman" w:cs="Times New Roman"/>
          <w:sz w:val="28"/>
        </w:rPr>
        <w:t xml:space="preserve">comunincação </w:t>
      </w:r>
      <w:r w:rsidR="00F37528">
        <w:rPr>
          <w:rFonts w:ascii="Times New Roman" w:hAnsi="Times New Roman" w:cs="Times New Roman"/>
          <w:sz w:val="28"/>
        </w:rPr>
        <w:t xml:space="preserve">com o </w:t>
      </w:r>
      <w:r w:rsidR="0066565B">
        <w:rPr>
          <w:rFonts w:ascii="Times New Roman" w:hAnsi="Times New Roman" w:cs="Times New Roman"/>
          <w:sz w:val="28"/>
        </w:rPr>
        <w:t>u</w:t>
      </w:r>
      <w:r w:rsidR="00F37528">
        <w:rPr>
          <w:rFonts w:ascii="Times New Roman" w:hAnsi="Times New Roman" w:cs="Times New Roman"/>
          <w:sz w:val="28"/>
        </w:rPr>
        <w:t xml:space="preserve">suário. A aplicação contida neste servidor trabalha no modelo Cliente-Servidor, onde o HTTP é o protocolo de comunicação entre as aplicações de Front End (interface grafica) </w:t>
      </w:r>
      <w:r w:rsidR="00F37528">
        <w:rPr>
          <w:rFonts w:ascii="Times New Roman" w:hAnsi="Times New Roman" w:cs="Times New Roman"/>
          <w:sz w:val="28"/>
        </w:rPr>
        <w:lastRenderedPageBreak/>
        <w:t xml:space="preserve">e Back End (regra </w:t>
      </w:r>
      <w:r w:rsidR="0066565B">
        <w:rPr>
          <w:rFonts w:ascii="Times New Roman" w:hAnsi="Times New Roman" w:cs="Times New Roman"/>
          <w:sz w:val="28"/>
        </w:rPr>
        <w:t>de negoócio propriamente dita)</w:t>
      </w:r>
      <w:r w:rsidR="00F37528">
        <w:rPr>
          <w:rFonts w:ascii="Times New Roman" w:hAnsi="Times New Roman" w:cs="Times New Roman"/>
          <w:sz w:val="28"/>
        </w:rPr>
        <w:t xml:space="preserve"> que seja </w:t>
      </w:r>
      <w:r>
        <w:rPr>
          <w:rFonts w:ascii="Times New Roman" w:hAnsi="Times New Roman" w:cs="Times New Roman"/>
          <w:sz w:val="28"/>
        </w:rPr>
        <w:t>responsável por disponibilizar a aplicação front-end da plataforma, com java 8.</w:t>
      </w:r>
    </w:p>
    <w:p w14:paraId="2274913D" w14:textId="7DFE16F3"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Servidor Web back-end</w:t>
      </w:r>
    </w:p>
    <w:p w14:paraId="65652D01" w14:textId="40D85625"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Servidor responsável por disponibilizar a aplicação back-end da plataforma, com java 8.</w:t>
      </w:r>
    </w:p>
    <w:p w14:paraId="17C36064" w14:textId="33D3F4DA"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Banco de Dados</w:t>
      </w:r>
    </w:p>
    <w:p w14:paraId="466DABAC" w14:textId="7FD12903"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Serviço responsavel por armazenar os dados do jogo.</w:t>
      </w:r>
    </w:p>
    <w:p w14:paraId="34D9A4F1" w14:textId="4934D09F"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Load Balancer</w:t>
      </w:r>
    </w:p>
    <w:p w14:paraId="161F4ABC" w14:textId="6DC4741B"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Serviço que controlará o acesso ao Servidor Web back-end, redirecionando as requisições para o servidor com menos carga.</w:t>
      </w:r>
    </w:p>
    <w:p w14:paraId="17779821" w14:textId="5B2D80F4"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Entrega Contínua</w:t>
      </w:r>
    </w:p>
    <w:p w14:paraId="24A712B7" w14:textId="72EE6483"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Serviço que irá garantir a entrega de forma automática a ultima versão da plataforma.</w:t>
      </w:r>
    </w:p>
    <w:p w14:paraId="7BB8FC89" w14:textId="5A3548BE"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Interface de Monitoramento</w:t>
      </w:r>
    </w:p>
    <w:p w14:paraId="3E92E143" w14:textId="7840449D"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Serviço de monitoramento de todos serviços sitados, podendo visualizar em tempo real todos recursos utilizados.</w:t>
      </w:r>
    </w:p>
    <w:p w14:paraId="2830262D" w14:textId="78E79748"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Host</w:t>
      </w:r>
    </w:p>
    <w:p w14:paraId="69397386" w14:textId="7C6A60C4"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Local onde todos serviços estarão contigos.</w:t>
      </w:r>
    </w:p>
    <w:p w14:paraId="7D5D21D3" w14:textId="0A621F50"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Azure</w:t>
      </w:r>
    </w:p>
    <w:p w14:paraId="180F3525" w14:textId="2E876EC8"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Plataforma Web onde o Host estará hospedado.</w:t>
      </w:r>
    </w:p>
    <w:p w14:paraId="0A343D74" w14:textId="77777777" w:rsidR="00E21E7A" w:rsidRDefault="00E21E7A">
      <w:pPr>
        <w:spacing w:after="0" w:line="360" w:lineRule="auto"/>
        <w:jc w:val="both"/>
        <w:rPr>
          <w:rFonts w:ascii="Times New Roman" w:eastAsia="Times New Roman" w:hAnsi="Times New Roman" w:cs="Times New Roman"/>
          <w:b/>
          <w:bCs/>
          <w:sz w:val="32"/>
          <w:szCs w:val="32"/>
        </w:rPr>
      </w:pPr>
    </w:p>
    <w:p w14:paraId="30FFCD9C" w14:textId="77777777" w:rsidR="00200A81" w:rsidRDefault="00573AFD">
      <w:pPr>
        <w:spacing w:after="0" w:line="360" w:lineRule="auto"/>
        <w:jc w:val="both"/>
        <w:rPr>
          <w:rFonts w:ascii="Times New Roman" w:eastAsia="Times New Roman" w:hAnsi="Times New Roman" w:cs="Times New Roman"/>
          <w:b/>
          <w:bCs/>
          <w:sz w:val="32"/>
          <w:szCs w:val="32"/>
        </w:rPr>
      </w:pPr>
      <w:commentRangeStart w:id="15"/>
      <w:r>
        <w:rPr>
          <w:rFonts w:ascii="Times New Roman" w:eastAsia="Times New Roman" w:hAnsi="Times New Roman" w:cs="Times New Roman"/>
          <w:b/>
          <w:bCs/>
          <w:sz w:val="32"/>
          <w:szCs w:val="32"/>
        </w:rPr>
        <w:t>Disponibilidade</w:t>
      </w:r>
      <w:commentRangeEnd w:id="15"/>
      <w:r w:rsidR="00025579">
        <w:rPr>
          <w:rStyle w:val="CommentReference"/>
        </w:rPr>
        <w:commentReference w:id="15"/>
      </w:r>
    </w:p>
    <w:p w14:paraId="607F9829" w14:textId="77777777" w:rsidR="00200A81" w:rsidRDefault="00573AFD">
      <w:pPr>
        <w:spacing w:after="0" w:line="360" w:lineRule="auto"/>
        <w:jc w:val="both"/>
        <w:rPr>
          <w:rFonts w:ascii="Times New Roman" w:hAnsi="Times New Roman" w:cs="Times New Roman"/>
          <w:sz w:val="28"/>
        </w:rPr>
      </w:pPr>
      <w:r>
        <w:rPr>
          <w:rFonts w:ascii="Times New Roman" w:hAnsi="Times New Roman" w:cs="Times New Roman"/>
          <w:sz w:val="28"/>
        </w:rPr>
        <w:tab/>
      </w:r>
    </w:p>
    <w:p w14:paraId="19FD4978"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Pr>
          <w:rFonts w:ascii="Times New Roman" w:eastAsia="Times New Roman" w:hAnsi="Times New Roman" w:cs="Times New Roman"/>
          <w:sz w:val="28"/>
          <w:szCs w:val="28"/>
        </w:rPr>
        <w:t xml:space="preserve">Garantir que o software estará sempre disponível para que os usuários consigam com qualidade na entrega do serviço em que ele foi proposto a fazer. </w:t>
      </w:r>
    </w:p>
    <w:p w14:paraId="24F83BA4"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Como o software será utilizado por todos alunos do Centro Paula Souza, é fundamental que este requisito seja preenchido, pois de qualquer lugar e a qualquer momento o software deverá estar disponível.</w:t>
      </w:r>
    </w:p>
    <w:p w14:paraId="6214BB26" w14:textId="77777777" w:rsidR="00200A81" w:rsidRDefault="00200A81">
      <w:pPr>
        <w:spacing w:after="0" w:line="360" w:lineRule="auto"/>
        <w:jc w:val="both"/>
        <w:rPr>
          <w:rFonts w:ascii="Times New Roman" w:hAnsi="Times New Roman" w:cs="Times New Roman"/>
          <w:sz w:val="28"/>
        </w:rPr>
      </w:pPr>
    </w:p>
    <w:p w14:paraId="028D3A1F" w14:textId="77777777" w:rsidR="00200A81" w:rsidDel="00DF6EAB" w:rsidRDefault="00573AFD">
      <w:pPr>
        <w:spacing w:after="0" w:line="360" w:lineRule="auto"/>
        <w:jc w:val="both"/>
        <w:rPr>
          <w:del w:id="16" w:author="Eduardo Sakaue" w:date="2017-07-13T19:07:00Z"/>
          <w:rFonts w:ascii="Times New Roman" w:eastAsia="Times New Roman" w:hAnsi="Times New Roman" w:cs="Times New Roman"/>
          <w:b/>
          <w:bCs/>
          <w:sz w:val="32"/>
          <w:szCs w:val="32"/>
        </w:rPr>
      </w:pPr>
      <w:del w:id="17" w:author="Eduardo Sakaue" w:date="2017-07-13T19:07:00Z">
        <w:r w:rsidDel="00DF6EAB">
          <w:rPr>
            <w:rFonts w:ascii="Times New Roman" w:eastAsia="Times New Roman" w:hAnsi="Times New Roman" w:cs="Times New Roman"/>
            <w:b/>
            <w:bCs/>
            <w:sz w:val="32"/>
            <w:szCs w:val="32"/>
          </w:rPr>
          <w:lastRenderedPageBreak/>
          <w:delText>Escalabilidade</w:delText>
        </w:r>
      </w:del>
    </w:p>
    <w:p w14:paraId="7EFB5D52" w14:textId="77777777" w:rsidR="00200A81" w:rsidRDefault="00200A81">
      <w:pPr>
        <w:spacing w:after="0" w:line="360" w:lineRule="auto"/>
        <w:jc w:val="both"/>
        <w:rPr>
          <w:rFonts w:ascii="Times New Roman" w:eastAsia="Times New Roman" w:hAnsi="Times New Roman" w:cs="Times New Roman"/>
          <w:b/>
          <w:bCs/>
          <w:sz w:val="32"/>
          <w:szCs w:val="32"/>
        </w:rPr>
      </w:pPr>
    </w:p>
    <w:p w14:paraId="0C381D7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Pr>
          <w:rFonts w:ascii="Times New Roman" w:eastAsia="Times New Roman" w:hAnsi="Times New Roman" w:cs="Times New Roman"/>
          <w:sz w:val="28"/>
          <w:szCs w:val="28"/>
        </w:rPr>
        <w:t>Capacidade de poder aumentar a capacidade de demanda de requisições que o sistema suportará, de maneira fácil e com total controle sobre os recursos utilizados.</w:t>
      </w:r>
    </w:p>
    <w:p w14:paraId="5FCFF0D7" w14:textId="77777777" w:rsidR="00200A81" w:rsidRDefault="00200A81">
      <w:pPr>
        <w:spacing w:after="0" w:line="360" w:lineRule="auto"/>
        <w:ind w:firstLine="708"/>
        <w:jc w:val="both"/>
        <w:rPr>
          <w:rFonts w:ascii="Times New Roman" w:hAnsi="Times New Roman" w:cs="Times New Roman"/>
          <w:sz w:val="28"/>
        </w:rPr>
      </w:pPr>
    </w:p>
    <w:p w14:paraId="47575D4B" w14:textId="77777777" w:rsidR="00200A81" w:rsidRDefault="00573AFD">
      <w:pPr>
        <w:spacing w:after="0" w:line="360" w:lineRule="auto"/>
        <w:jc w:val="both"/>
        <w:rPr>
          <w:rFonts w:ascii="Times New Roman" w:eastAsia="Times New Roman" w:hAnsi="Times New Roman" w:cs="Times New Roman"/>
          <w:b/>
          <w:bCs/>
          <w:sz w:val="28"/>
          <w:szCs w:val="28"/>
        </w:rPr>
      </w:pPr>
      <w:commentRangeStart w:id="18"/>
      <w:r>
        <w:rPr>
          <w:rFonts w:ascii="Times New Roman" w:eastAsia="Times New Roman" w:hAnsi="Times New Roman" w:cs="Times New Roman"/>
          <w:b/>
          <w:bCs/>
          <w:sz w:val="28"/>
          <w:szCs w:val="28"/>
        </w:rPr>
        <w:t>Elasticidade</w:t>
      </w:r>
      <w:commentRangeEnd w:id="18"/>
      <w:r w:rsidR="00DF6EAB">
        <w:rPr>
          <w:rStyle w:val="CommentReference"/>
        </w:rPr>
        <w:commentReference w:id="18"/>
      </w:r>
      <w:ins w:id="19" w:author="Eduardo Sakaue" w:date="2017-07-13T19:07:00Z">
        <w:r w:rsidR="00DF6EAB">
          <w:rPr>
            <w:rFonts w:ascii="Times New Roman" w:eastAsia="Times New Roman" w:hAnsi="Times New Roman" w:cs="Times New Roman"/>
            <w:b/>
            <w:bCs/>
            <w:sz w:val="28"/>
            <w:szCs w:val="28"/>
          </w:rPr>
          <w:t xml:space="preserve"> </w:t>
        </w:r>
      </w:ins>
    </w:p>
    <w:p w14:paraId="7DA2E361" w14:textId="77777777" w:rsidR="00200A81" w:rsidRDefault="00200A81">
      <w:pPr>
        <w:spacing w:after="0" w:line="360" w:lineRule="auto"/>
        <w:jc w:val="both"/>
        <w:rPr>
          <w:rFonts w:ascii="Times New Roman" w:hAnsi="Times New Roman" w:cs="Times New Roman"/>
          <w:b/>
          <w:sz w:val="28"/>
        </w:rPr>
      </w:pPr>
    </w:p>
    <w:p w14:paraId="6CF9F7F9" w14:textId="77777777" w:rsidR="00200A81" w:rsidRDefault="00573AFD">
      <w:pPr>
        <w:spacing w:after="0" w:line="360" w:lineRule="auto"/>
        <w:ind w:firstLine="708"/>
        <w:jc w:val="both"/>
        <w:rPr>
          <w:rFonts w:ascii="Times New Roman" w:eastAsia="Times New Roman" w:hAnsi="Times New Roman" w:cs="Times New Roman"/>
          <w:sz w:val="28"/>
          <w:szCs w:val="28"/>
        </w:rPr>
      </w:pPr>
      <w:r>
        <w:rPr>
          <w:sz w:val="28"/>
          <w:szCs w:val="28"/>
        </w:rPr>
        <w:t>A</w:t>
      </w:r>
      <w:r>
        <w:rPr>
          <w:rFonts w:ascii="Times New Roman" w:eastAsia="Times New Roman" w:hAnsi="Times New Roman" w:cs="Times New Roman"/>
          <w:sz w:val="28"/>
          <w:szCs w:val="28"/>
        </w:rPr>
        <w:t xml:space="preserve"> elasticidade é um grande recurso disponibilizado por alguns fornecedores de computação na nuvem (Cloud Computing) onde a infraestrutura se adapta à demanda, alocando mais recursos conforme a demanda por processamento aumenta e liberando estes recursos computacionais na medida em que a demanda diminui.</w:t>
      </w:r>
      <w:del w:id="20" w:author="Eduardo Sakaue" w:date="2017-07-13T19:07:00Z">
        <w:r w:rsidDel="00DF6EAB">
          <w:rPr>
            <w:rFonts w:ascii="Times New Roman" w:hAnsi="Times New Roman" w:cs="Times New Roman"/>
            <w:sz w:val="28"/>
          </w:rPr>
          <w:tab/>
        </w:r>
        <w:r w:rsidDel="00DF6EAB">
          <w:rPr>
            <w:rFonts w:ascii="Times New Roman" w:eastAsia="Times New Roman" w:hAnsi="Times New Roman" w:cs="Times New Roman"/>
            <w:sz w:val="28"/>
            <w:szCs w:val="28"/>
          </w:rPr>
          <w:delText xml:space="preserve"> </w:delText>
        </w:r>
      </w:del>
    </w:p>
    <w:p w14:paraId="4CAAEF7C" w14:textId="77777777" w:rsidR="00200A81" w:rsidRDefault="00573AFD">
      <w:pPr>
        <w:spacing w:after="0" w:line="360" w:lineRule="auto"/>
        <w:jc w:val="both"/>
        <w:rPr>
          <w:rFonts w:ascii="Times New Roman" w:hAnsi="Times New Roman" w:cs="Times New Roman"/>
          <w:sz w:val="28"/>
        </w:rPr>
      </w:pPr>
      <w:r>
        <w:rPr>
          <w:rFonts w:ascii="Times New Roman" w:hAnsi="Times New Roman" w:cs="Times New Roman"/>
          <w:sz w:val="28"/>
        </w:rPr>
        <w:tab/>
      </w:r>
    </w:p>
    <w:p w14:paraId="54B254C4"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Entrega </w:t>
      </w:r>
      <w:commentRangeStart w:id="21"/>
      <w:r>
        <w:rPr>
          <w:rFonts w:ascii="Times New Roman" w:eastAsia="Times New Roman" w:hAnsi="Times New Roman" w:cs="Times New Roman"/>
          <w:b/>
          <w:bCs/>
          <w:sz w:val="28"/>
          <w:szCs w:val="28"/>
        </w:rPr>
        <w:t>Contínua</w:t>
      </w:r>
      <w:commentRangeEnd w:id="21"/>
      <w:r w:rsidR="00DF6EAB">
        <w:rPr>
          <w:rStyle w:val="CommentReference"/>
        </w:rPr>
        <w:commentReference w:id="21"/>
      </w:r>
    </w:p>
    <w:p w14:paraId="586AD28C" w14:textId="77777777" w:rsidR="00200A81" w:rsidRDefault="00573AFD">
      <w:pPr>
        <w:spacing w:after="0" w:line="360" w:lineRule="auto"/>
        <w:jc w:val="both"/>
        <w:rPr>
          <w:rFonts w:ascii="Times New Roman" w:hAnsi="Times New Roman" w:cs="Times New Roman"/>
          <w:b/>
          <w:sz w:val="28"/>
        </w:rPr>
      </w:pPr>
      <w:r>
        <w:rPr>
          <w:rFonts w:ascii="Times New Roman" w:hAnsi="Times New Roman" w:cs="Times New Roman"/>
          <w:b/>
          <w:sz w:val="28"/>
        </w:rPr>
        <w:tab/>
      </w:r>
    </w:p>
    <w:p w14:paraId="151C1B8E"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28"/>
        </w:rPr>
        <w:tab/>
      </w:r>
      <w:r>
        <w:rPr>
          <w:rFonts w:ascii="Times New Roman" w:eastAsia="Times New Roman" w:hAnsi="Times New Roman" w:cs="Times New Roman"/>
          <w:sz w:val="28"/>
          <w:szCs w:val="28"/>
        </w:rPr>
        <w:t>A Entrega Contínua é um conjunto de práticas que tem como objetivo garantir que o novo código pode ser implantado no ambiente de produção a qualquer momento, já a implantação contínua leva um passo mais longe.</w:t>
      </w:r>
    </w:p>
    <w:p w14:paraId="7259D021" w14:textId="77777777" w:rsidR="00200A81" w:rsidRDefault="00200A81">
      <w:pPr>
        <w:spacing w:after="0" w:line="360" w:lineRule="auto"/>
        <w:jc w:val="both"/>
        <w:rPr>
          <w:rFonts w:ascii="Times New Roman" w:hAnsi="Times New Roman" w:cs="Times New Roman"/>
          <w:sz w:val="28"/>
        </w:rPr>
      </w:pPr>
    </w:p>
    <w:p w14:paraId="7A926F01" w14:textId="77777777" w:rsidR="00200A81" w:rsidRDefault="00573AFD">
      <w:pPr>
        <w:spacing w:after="0"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noProof/>
          <w:sz w:val="28"/>
          <w:lang w:eastAsia="pt-BR"/>
        </w:rPr>
        <w:drawing>
          <wp:inline distT="0" distB="0" distL="0" distR="0" wp14:anchorId="3B14EE97" wp14:editId="2D11E17C">
            <wp:extent cx="3924300" cy="2333625"/>
            <wp:effectExtent l="0" t="0" r="0" b="0"/>
            <wp:docPr id="1" name="Picture" descr="entre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ntrega contínua"/>
                    <pic:cNvPicPr>
                      <a:picLocks noChangeAspect="1" noChangeArrowheads="1"/>
                    </pic:cNvPicPr>
                  </pic:nvPicPr>
                  <pic:blipFill>
                    <a:blip r:embed="rId10"/>
                    <a:stretch>
                      <a:fillRect/>
                    </a:stretch>
                  </pic:blipFill>
                  <pic:spPr bwMode="auto">
                    <a:xfrm>
                      <a:off x="0" y="0"/>
                      <a:ext cx="3924300" cy="2333625"/>
                    </a:xfrm>
                    <a:prstGeom prst="rect">
                      <a:avLst/>
                    </a:prstGeom>
                    <a:noFill/>
                    <a:ln w="9525">
                      <a:noFill/>
                      <a:miter lim="800000"/>
                      <a:headEnd/>
                      <a:tailEnd/>
                    </a:ln>
                  </pic:spPr>
                </pic:pic>
              </a:graphicData>
            </a:graphic>
          </wp:inline>
        </w:drawing>
      </w:r>
    </w:p>
    <w:p w14:paraId="5EB984A7" w14:textId="77777777"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1.0 -  Entrega Contínua</w:t>
      </w:r>
    </w:p>
    <w:p w14:paraId="657B25E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SERVIDOR</w:t>
      </w:r>
    </w:p>
    <w:p w14:paraId="406A746C" w14:textId="77777777" w:rsidR="00200A81" w:rsidRDefault="00200A81">
      <w:pPr>
        <w:spacing w:after="0" w:line="360" w:lineRule="auto"/>
        <w:jc w:val="both"/>
        <w:rPr>
          <w:rFonts w:ascii="Times New Roman" w:hAnsi="Times New Roman" w:cs="Times New Roman"/>
          <w:sz w:val="28"/>
        </w:rPr>
      </w:pPr>
    </w:p>
    <w:p w14:paraId="4F013B16"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Computador desenvolvido para fornecer serviço de software a outros computadores que estiverem conectados a ele ou a mesma rede. </w:t>
      </w:r>
    </w:p>
    <w:p w14:paraId="7D448B63"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Foram pensados para aguentar cargas mais pesadas de trabalho e mais aplicativos em seu conteúdo. Buscando diminuir o tempo de espera em inatividade, assim aumentando a produtividade.</w:t>
      </w:r>
    </w:p>
    <w:p w14:paraId="49A45158" w14:textId="77777777" w:rsidR="00200A81" w:rsidRDefault="00200A81">
      <w:pPr>
        <w:spacing w:after="0" w:line="360" w:lineRule="auto"/>
        <w:jc w:val="both"/>
        <w:rPr>
          <w:rFonts w:ascii="Times New Roman" w:hAnsi="Times New Roman" w:cs="Times New Roman"/>
        </w:rPr>
      </w:pPr>
    </w:p>
    <w:p w14:paraId="3FD18AE4"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III  (Desenvolvimento)</w:t>
      </w:r>
    </w:p>
    <w:p w14:paraId="64CA1236" w14:textId="77777777" w:rsidR="00200A81" w:rsidRDefault="00573AFD">
      <w:pPr>
        <w:spacing w:after="0" w:line="360" w:lineRule="auto"/>
        <w:jc w:val="both"/>
        <w:rPr>
          <w:ins w:id="22" w:author="Eduardo Sakaue" w:date="2017-07-13T19:21:00Z"/>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3729831A" w14:textId="77777777" w:rsidR="00DF6EAB" w:rsidRDefault="00DF6EAB">
      <w:pPr>
        <w:spacing w:after="0" w:line="360" w:lineRule="auto"/>
        <w:jc w:val="both"/>
        <w:rPr>
          <w:ins w:id="23" w:author="Eduardo Sakaue" w:date="2017-07-13T19:21:00Z"/>
          <w:rFonts w:ascii="Times New Roman" w:eastAsia="Times New Roman" w:hAnsi="Times New Roman" w:cs="Times New Roman"/>
          <w:b/>
          <w:bCs/>
          <w:sz w:val="32"/>
          <w:szCs w:val="32"/>
        </w:rPr>
      </w:pPr>
      <w:ins w:id="24" w:author="Eduardo Sakaue" w:date="2017-07-13T19:21:00Z">
        <w:r>
          <w:rPr>
            <w:rFonts w:ascii="Times New Roman" w:eastAsia="Times New Roman" w:hAnsi="Times New Roman" w:cs="Times New Roman"/>
            <w:b/>
            <w:bCs/>
            <w:sz w:val="32"/>
            <w:szCs w:val="32"/>
          </w:rPr>
          <w:t>Pegar o diagrama e colocar as tecnologias</w:t>
        </w:r>
      </w:ins>
    </w:p>
    <w:p w14:paraId="4E973BFC" w14:textId="77777777" w:rsidR="00DF6EAB" w:rsidRDefault="00DF6EAB">
      <w:pPr>
        <w:spacing w:after="0" w:line="360" w:lineRule="auto"/>
        <w:jc w:val="both"/>
        <w:rPr>
          <w:ins w:id="25" w:author="Eduardo Sakaue" w:date="2017-07-13T19:21:00Z"/>
          <w:rFonts w:ascii="Times New Roman" w:eastAsia="Times New Roman" w:hAnsi="Times New Roman" w:cs="Times New Roman"/>
          <w:b/>
          <w:bCs/>
          <w:sz w:val="32"/>
          <w:szCs w:val="32"/>
        </w:rPr>
      </w:pPr>
    </w:p>
    <w:p w14:paraId="1AE50D96" w14:textId="77777777" w:rsidR="00DF6EAB" w:rsidRDefault="006839B3">
      <w:pPr>
        <w:spacing w:after="0" w:line="360" w:lineRule="auto"/>
        <w:jc w:val="both"/>
        <w:rPr>
          <w:ins w:id="26" w:author="Eduardo Sakaue" w:date="2017-07-13T19:22:00Z"/>
          <w:rFonts w:ascii="Times New Roman" w:eastAsia="Times New Roman" w:hAnsi="Times New Roman" w:cs="Times New Roman"/>
          <w:b/>
          <w:bCs/>
          <w:sz w:val="32"/>
          <w:szCs w:val="32"/>
        </w:rPr>
      </w:pPr>
      <w:ins w:id="27" w:author="Eduardo Sakaue" w:date="2017-07-13T19:22:00Z">
        <w:r>
          <w:rPr>
            <w:rFonts w:ascii="Times New Roman" w:eastAsia="Times New Roman" w:hAnsi="Times New Roman" w:cs="Times New Roman"/>
            <w:b/>
            <w:bCs/>
            <w:sz w:val="32"/>
            <w:szCs w:val="32"/>
          </w:rPr>
          <w:t>Explicar como utilizou cada uma delas</w:t>
        </w:r>
      </w:ins>
    </w:p>
    <w:p w14:paraId="60470191" w14:textId="77777777" w:rsidR="006839B3" w:rsidRDefault="006839B3">
      <w:pPr>
        <w:spacing w:after="0" w:line="360" w:lineRule="auto"/>
        <w:jc w:val="both"/>
        <w:rPr>
          <w:ins w:id="28" w:author="Eduardo Sakaue" w:date="2017-07-13T19:21:00Z"/>
          <w:rFonts w:ascii="Times New Roman" w:eastAsia="Times New Roman" w:hAnsi="Times New Roman" w:cs="Times New Roman"/>
          <w:b/>
          <w:bCs/>
          <w:sz w:val="32"/>
          <w:szCs w:val="32"/>
        </w:rPr>
      </w:pPr>
    </w:p>
    <w:p w14:paraId="1F13FBDB" w14:textId="77777777" w:rsidR="00DF6EAB" w:rsidRDefault="00DF6EAB">
      <w:pPr>
        <w:spacing w:after="0" w:line="360" w:lineRule="auto"/>
        <w:jc w:val="both"/>
        <w:rPr>
          <w:rFonts w:ascii="Times New Roman" w:eastAsia="Times New Roman" w:hAnsi="Times New Roman" w:cs="Times New Roman"/>
          <w:b/>
          <w:bCs/>
          <w:sz w:val="32"/>
          <w:szCs w:val="32"/>
        </w:rPr>
      </w:pPr>
    </w:p>
    <w:p w14:paraId="5CB1D4C7" w14:textId="77777777" w:rsidR="00200A81" w:rsidRDefault="00573AFD">
      <w:pPr>
        <w:spacing w:after="0" w:line="360" w:lineRule="auto"/>
        <w:jc w:val="both"/>
        <w:rPr>
          <w:rFonts w:ascii="Times New Roman" w:eastAsia="Times New Roman" w:hAnsi="Times New Roman" w:cs="Times New Roman"/>
          <w:b/>
          <w:bCs/>
          <w:sz w:val="32"/>
          <w:szCs w:val="32"/>
        </w:rPr>
      </w:pPr>
      <w:commentRangeStart w:id="29"/>
      <w:r>
        <w:rPr>
          <w:rFonts w:ascii="Times New Roman" w:eastAsia="Times New Roman" w:hAnsi="Times New Roman" w:cs="Times New Roman"/>
          <w:b/>
          <w:bCs/>
          <w:sz w:val="32"/>
          <w:szCs w:val="32"/>
        </w:rPr>
        <w:t>Microsoft Azure</w:t>
      </w:r>
    </w:p>
    <w:p w14:paraId="2D3CB66D" w14:textId="77777777" w:rsidR="00200A81" w:rsidRDefault="00200A81">
      <w:pPr>
        <w:spacing w:after="0" w:line="360" w:lineRule="auto"/>
        <w:jc w:val="both"/>
        <w:rPr>
          <w:rFonts w:ascii="Times New Roman" w:eastAsia="Times New Roman" w:hAnsi="Times New Roman" w:cs="Times New Roman"/>
          <w:b/>
          <w:bCs/>
          <w:sz w:val="32"/>
          <w:szCs w:val="32"/>
        </w:rPr>
      </w:pPr>
    </w:p>
    <w:p w14:paraId="0D2F4F2A"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Como o Centro Paula Souza tem um convênio com a Microsoft, foi definido com o requisito a hospedagem do aplicativo na plataforma integrada Microsoft Azure. Essa plataforma forneces acesso a diversas ferramentas para implantação, monitoramento, escalonamento da aplicação.</w:t>
      </w:r>
    </w:p>
    <w:p w14:paraId="6AFCB06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Centro Paula Souza forneceu acesso a um host que está alocado na Plataforma Microsoft Azure.</w:t>
      </w:r>
    </w:p>
    <w:p w14:paraId="7B078D4B"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No Microsoft Azure podemos monitorar, controlar e criar diversos recursos tudo na nuvem. Para isso é necessário o conhecimento do que é necessário para satisfazer a sua necessidade.</w:t>
      </w:r>
    </w:p>
    <w:p w14:paraId="6BC4737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que tivesse acesso aos aplicativos que citarei em seguida, foi necessário realizar uma configuração na Plataforma Azure, liberando portas, </w:t>
      </w:r>
      <w:r>
        <w:rPr>
          <w:rFonts w:ascii="Times New Roman" w:eastAsia="Times New Roman" w:hAnsi="Times New Roman" w:cs="Times New Roman"/>
          <w:sz w:val="28"/>
          <w:szCs w:val="28"/>
        </w:rPr>
        <w:lastRenderedPageBreak/>
        <w:t xml:space="preserve">ou seja, criando um canal, onde acontecerão conexões entre dados dos aplicativos e o Ubuntu Server VM. </w:t>
      </w:r>
    </w:p>
    <w:p w14:paraId="6A8DF0B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configurar a liberação de portas no Microsoft Azure é necessário acessar o Grupo de Recursos, clicar em Network Security Group e dentro dessa opção realizar as configurações necessárias. Como no meu caso estou utilizando de aplicativos de serviço, foi necessário configurar individualmente as portas de entrada e saída para cada aplicativo instalado. </w:t>
      </w:r>
    </w:p>
    <w:p w14:paraId="6257C87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commentRangeEnd w:id="29"/>
      <w:r w:rsidR="006839B3">
        <w:rPr>
          <w:rStyle w:val="CommentReference"/>
        </w:rPr>
        <w:commentReference w:id="29"/>
      </w:r>
      <w:r>
        <w:rPr>
          <w:rFonts w:ascii="Times New Roman" w:eastAsia="Times New Roman" w:hAnsi="Times New Roman" w:cs="Times New Roman"/>
          <w:bCs/>
          <w:noProof/>
          <w:sz w:val="28"/>
          <w:szCs w:val="28"/>
          <w:lang w:eastAsia="pt-BR"/>
        </w:rPr>
        <w:drawing>
          <wp:inline distT="0" distB="0" distL="0" distR="0" wp14:anchorId="22042897" wp14:editId="1495FAD4">
            <wp:extent cx="5490845" cy="238506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5490845" cy="2385060"/>
                    </a:xfrm>
                    <a:prstGeom prst="rect">
                      <a:avLst/>
                    </a:prstGeom>
                    <a:noFill/>
                    <a:ln w="9525">
                      <a:noFill/>
                      <a:miter lim="800000"/>
                      <a:headEnd/>
                      <a:tailEnd/>
                    </a:ln>
                  </pic:spPr>
                </pic:pic>
              </a:graphicData>
            </a:graphic>
          </wp:inline>
        </w:drawing>
      </w:r>
    </w:p>
    <w:p w14:paraId="5CB3257F" w14:textId="77777777"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Regras de Segurança Azure Inbound</w:t>
      </w:r>
    </w:p>
    <w:p w14:paraId="5FB25AEB" w14:textId="77777777" w:rsidR="00200A81" w:rsidRDefault="00200A81">
      <w:pPr>
        <w:spacing w:after="0" w:line="360" w:lineRule="auto"/>
        <w:jc w:val="center"/>
        <w:rPr>
          <w:rFonts w:ascii="Times New Roman" w:eastAsia="Times New Roman" w:hAnsi="Times New Roman" w:cs="Times New Roman"/>
          <w:bCs/>
          <w:sz w:val="28"/>
          <w:szCs w:val="28"/>
        </w:rPr>
      </w:pPr>
    </w:p>
    <w:p w14:paraId="5856C4C8"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Configurando os Outbounds e Inbounds é possível acessar por meio externo ao Azure as aplicações instaladas no Docker dentro do Ubuntu Server.</w:t>
      </w:r>
    </w:p>
    <w:p w14:paraId="13C81D94"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Estas configurações são necessárias para que os recursos disponíveis na Virtual Machine sejam acessados fora do Host, ou seja, que aceite requisições por meio das portas configuradas e liberadas.</w:t>
      </w:r>
    </w:p>
    <w:p w14:paraId="7F235FF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Foram adicionado a este Grupo de Recursos as seguintes configurações:</w:t>
      </w:r>
    </w:p>
    <w:p w14:paraId="0B25CFEB" w14:textId="77777777" w:rsidR="00200A81" w:rsidRDefault="00200A81">
      <w:pPr>
        <w:spacing w:after="0" w:line="360" w:lineRule="auto"/>
        <w:jc w:val="both"/>
        <w:rPr>
          <w:rFonts w:ascii="Times New Roman" w:eastAsia="Times New Roman" w:hAnsi="Times New Roman" w:cs="Times New Roman"/>
          <w:b/>
          <w:sz w:val="28"/>
          <w:szCs w:val="28"/>
        </w:rPr>
      </w:pPr>
    </w:p>
    <w:p w14:paraId="44A6129C"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8888</w:t>
      </w:r>
    </w:p>
    <w:p w14:paraId="3224B2E7"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monitoramento dos containers.</w:t>
      </w:r>
    </w:p>
    <w:p w14:paraId="44F025A7" w14:textId="77777777" w:rsidR="00200A81" w:rsidRDefault="00200A81">
      <w:pPr>
        <w:spacing w:after="0" w:line="360" w:lineRule="auto"/>
        <w:jc w:val="both"/>
        <w:rPr>
          <w:rFonts w:ascii="Times New Roman" w:eastAsia="Times New Roman" w:hAnsi="Times New Roman" w:cs="Times New Roman"/>
          <w:b/>
          <w:sz w:val="28"/>
          <w:szCs w:val="28"/>
        </w:rPr>
      </w:pPr>
    </w:p>
    <w:p w14:paraId="4BE15A6C"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Porta 8080 </w:t>
      </w:r>
    </w:p>
    <w:p w14:paraId="1F56CA8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Haproxy Load Balancer, ele será responsável de controlar e balancear todas requisições feitas ao Back-End.</w:t>
      </w:r>
    </w:p>
    <w:p w14:paraId="5FA3BEEE" w14:textId="77777777" w:rsidR="00200A81" w:rsidRDefault="00200A81">
      <w:pPr>
        <w:spacing w:after="0" w:line="360" w:lineRule="auto"/>
        <w:jc w:val="both"/>
        <w:rPr>
          <w:rFonts w:ascii="Times New Roman" w:eastAsia="Times New Roman" w:hAnsi="Times New Roman" w:cs="Times New Roman"/>
          <w:b/>
          <w:sz w:val="28"/>
          <w:szCs w:val="28"/>
        </w:rPr>
      </w:pPr>
    </w:p>
    <w:p w14:paraId="27E0AB45"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8585</w:t>
      </w:r>
    </w:p>
    <w:p w14:paraId="711744B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Jenkins, aplicativo este que tem a finalidade de realizar a Entrega Contínua.</w:t>
      </w:r>
    </w:p>
    <w:p w14:paraId="24B4FC3A" w14:textId="77777777" w:rsidR="00200A81" w:rsidRDefault="00200A81">
      <w:pPr>
        <w:spacing w:after="0" w:line="360" w:lineRule="auto"/>
        <w:jc w:val="both"/>
        <w:rPr>
          <w:rFonts w:ascii="Times New Roman" w:eastAsia="Times New Roman" w:hAnsi="Times New Roman" w:cs="Times New Roman"/>
          <w:b/>
          <w:sz w:val="28"/>
          <w:szCs w:val="28"/>
        </w:rPr>
      </w:pPr>
    </w:p>
    <w:p w14:paraId="4E3CF065"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8081</w:t>
      </w:r>
    </w:p>
    <w:p w14:paraId="12DF3CCB"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destinada ao Nexus Repository, que irá hospedar todos artefatos e arquivo pom.xml gerados no build pelo Jenkins.</w:t>
      </w:r>
    </w:p>
    <w:p w14:paraId="192BF304" w14:textId="77777777" w:rsidR="00200A81" w:rsidRDefault="00200A81">
      <w:pPr>
        <w:spacing w:after="0" w:line="360" w:lineRule="auto"/>
        <w:jc w:val="both"/>
        <w:rPr>
          <w:rFonts w:ascii="Times New Roman" w:eastAsia="Times New Roman" w:hAnsi="Times New Roman" w:cs="Times New Roman"/>
          <w:b/>
          <w:sz w:val="28"/>
          <w:szCs w:val="28"/>
        </w:rPr>
      </w:pPr>
    </w:p>
    <w:p w14:paraId="4616ADEE"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3306</w:t>
      </w:r>
    </w:p>
    <w:p w14:paraId="6F1B5641"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configurada para acesso ao Banco de Dados Mysql.</w:t>
      </w:r>
    </w:p>
    <w:p w14:paraId="06C8F0CE" w14:textId="77777777" w:rsidR="00200A81" w:rsidRDefault="00200A81">
      <w:pPr>
        <w:spacing w:after="0" w:line="360" w:lineRule="auto"/>
        <w:jc w:val="both"/>
        <w:rPr>
          <w:rFonts w:ascii="Times New Roman" w:eastAsia="Times New Roman" w:hAnsi="Times New Roman" w:cs="Times New Roman"/>
          <w:b/>
          <w:bCs/>
          <w:sz w:val="32"/>
          <w:szCs w:val="32"/>
        </w:rPr>
      </w:pPr>
    </w:p>
    <w:p w14:paraId="65CAC59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Virtual Machine</w:t>
      </w:r>
    </w:p>
    <w:p w14:paraId="2F0BC30C" w14:textId="77777777" w:rsidR="00200A81" w:rsidRDefault="00200A81">
      <w:pPr>
        <w:spacing w:after="0" w:line="360" w:lineRule="auto"/>
        <w:jc w:val="both"/>
        <w:rPr>
          <w:rFonts w:ascii="Times New Roman" w:eastAsia="Times New Roman" w:hAnsi="Times New Roman" w:cs="Times New Roman"/>
          <w:b/>
          <w:bCs/>
          <w:sz w:val="32"/>
          <w:szCs w:val="32"/>
        </w:rPr>
      </w:pPr>
    </w:p>
    <w:p w14:paraId="714660D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Para desenvolvimento desta solução foi utilizado uma Virtual Machine, </w:t>
      </w:r>
      <w:r>
        <w:rPr>
          <w:rFonts w:ascii="Times New Roman" w:eastAsia="Times New Roman" w:hAnsi="Times New Roman" w:cs="Times New Roman"/>
          <w:sz w:val="28"/>
          <w:szCs w:val="28"/>
        </w:rPr>
        <w:t>que nada mais é que um computador como qualquer outro, porém, virtualizado, ou seja, não existe um dispositivo físico. Todos seus recursos estão disponíveis na internet por meio da plataforma integrada, e sendo necessário apenas a criação de uma conta na plataforma para a criação da VM.</w:t>
      </w:r>
    </w:p>
    <w:p w14:paraId="33FF5016"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Com a Virtual Machine irei reduzir o custo do projeto, pois não é necessário a aquisição de um computador para realizar o serviço de servidor. Todos recursos estarão disponíveis na forma virtualizada, ou seja, é criado todo um ambiente computacional, sendo ele composto por: Memória Principal (RAM), Memória Secunda (HD) e Processadores.</w:t>
      </w:r>
    </w:p>
    <w:p w14:paraId="64B0263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54B818F3"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Ubuntu Server</w:t>
      </w:r>
    </w:p>
    <w:p w14:paraId="35A208DB" w14:textId="77777777" w:rsidR="00200A81" w:rsidRDefault="00200A81">
      <w:pPr>
        <w:spacing w:after="0" w:line="360" w:lineRule="auto"/>
        <w:jc w:val="both"/>
        <w:rPr>
          <w:rFonts w:ascii="Times New Roman" w:eastAsia="Times New Roman" w:hAnsi="Times New Roman" w:cs="Times New Roman"/>
          <w:b/>
          <w:bCs/>
          <w:sz w:val="32"/>
          <w:szCs w:val="32"/>
        </w:rPr>
      </w:pPr>
    </w:p>
    <w:p w14:paraId="243A8696"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Na Plataforma Microsoft Azure, existem diversas opções de Sistemas Operacionais que podem ser instalados, porém, foi disponibilizado pelo Centro Paula Souza uma Virtual Machine com sistema operacional Ubuntu Server 16.04 LTS (Long Term Suppport), sendo baseado em Software Livre, ele garante total liberdade do usuário de customização do ambiente computacional e a diversidade de programas que são criados por diversos desenvolvedores do mundo inteiro.</w:t>
      </w:r>
    </w:p>
    <w:p w14:paraId="7449F7D7"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escolha do SO Ubuntu Server se deu por diversos requisitos alguns deles foram: Um sistema operacional voltado para o serviço de servidores, onde o mesmo não compartilha de recurso gráfico o que impacta positivamente no processamento de dados pelo servidor, outra vantagem do Ubuntu Server é a existência de uma grande comunidade de desenvolvedores que compartilham informações por meio de fóruns e todas essas informações são facilmente encontradas na internet.</w:t>
      </w:r>
    </w:p>
    <w:p w14:paraId="54B5DAA8"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Este Sistema Operacional é formado pelas seguintes configurações:</w:t>
      </w:r>
    </w:p>
    <w:p w14:paraId="5F923A11"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07CA929E" w14:textId="77777777" w:rsidR="00200A81" w:rsidRDefault="00573AFD">
      <w:pPr>
        <w:spacing w:after="0" w:line="360" w:lineRule="auto"/>
        <w:ind w:firstLine="708"/>
        <w:jc w:val="both"/>
      </w:pPr>
      <w:r>
        <w:rPr>
          <w:noProof/>
          <w:lang w:eastAsia="pt-BR"/>
        </w:rPr>
        <w:drawing>
          <wp:inline distT="0" distB="0" distL="0" distR="0" wp14:anchorId="58C465EA" wp14:editId="0186A61E">
            <wp:extent cx="5490845" cy="26193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bwMode="auto">
                    <a:xfrm>
                      <a:off x="0" y="0"/>
                      <a:ext cx="5490845" cy="2619375"/>
                    </a:xfrm>
                    <a:prstGeom prst="rect">
                      <a:avLst/>
                    </a:prstGeom>
                    <a:noFill/>
                    <a:ln w="9525">
                      <a:noFill/>
                      <a:miter lim="800000"/>
                      <a:headEnd/>
                      <a:tailEnd/>
                    </a:ln>
                  </pic:spPr>
                </pic:pic>
              </a:graphicData>
            </a:graphic>
          </wp:inline>
        </w:drawing>
      </w:r>
    </w:p>
    <w:p w14:paraId="01677538" w14:textId="77777777" w:rsidR="00200A81" w:rsidRDefault="00200A81">
      <w:pPr>
        <w:spacing w:after="0" w:line="360" w:lineRule="auto"/>
        <w:jc w:val="both"/>
        <w:rPr>
          <w:rFonts w:ascii="Times New Roman" w:eastAsia="Times New Roman" w:hAnsi="Times New Roman" w:cs="Times New Roman"/>
          <w:b/>
          <w:bCs/>
          <w:sz w:val="32"/>
          <w:szCs w:val="32"/>
        </w:rPr>
      </w:pPr>
    </w:p>
    <w:p w14:paraId="7908933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Putty</w:t>
      </w:r>
    </w:p>
    <w:p w14:paraId="5903EBA9"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ab/>
      </w:r>
    </w:p>
    <w:p w14:paraId="0674999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Para acesso ao Sistema Operacional foi utilizado um programa que emula terminais por meio de diversos tipos de conexão. Para que a conexão entre o Putty e o Sistema Operacional que estava hospedado dentro do Azure fosse feita de maneira segura, foi criado um usuário e senha no momento em que o Sistema Operacional é instalado.</w:t>
      </w:r>
    </w:p>
    <w:p w14:paraId="42345473" w14:textId="77777777" w:rsidR="00200A81" w:rsidRDefault="00200A81">
      <w:pPr>
        <w:spacing w:after="0" w:line="360" w:lineRule="auto"/>
        <w:jc w:val="both"/>
        <w:rPr>
          <w:rFonts w:ascii="Times New Roman" w:eastAsia="Times New Roman" w:hAnsi="Times New Roman" w:cs="Times New Roman"/>
          <w:bCs/>
          <w:sz w:val="28"/>
          <w:szCs w:val="28"/>
        </w:rPr>
      </w:pPr>
    </w:p>
    <w:p w14:paraId="6C989485" w14:textId="77777777" w:rsidR="00200A81" w:rsidRDefault="00573AFD">
      <w:pPr>
        <w:spacing w:after="0" w:line="360" w:lineRule="auto"/>
      </w:pPr>
      <w:r>
        <w:rPr>
          <w:noProof/>
          <w:lang w:eastAsia="pt-BR"/>
        </w:rPr>
        <w:drawing>
          <wp:inline distT="0" distB="0" distL="0" distR="0" wp14:anchorId="259F73CA" wp14:editId="7129CA46">
            <wp:extent cx="5490845" cy="3491865"/>
            <wp:effectExtent l="0" t="0" r="0" b="0"/>
            <wp:docPr id="4" name="Picture" descr="C:\Users\Thiago Fortunato\AppData\Local\Microsoft\Windows\INetCache\Content.Word\acesso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Thiago Fortunato\AppData\Local\Microsoft\Windows\INetCache\Content.Word\acesso host.png"/>
                    <pic:cNvPicPr>
                      <a:picLocks noChangeAspect="1" noChangeArrowheads="1"/>
                    </pic:cNvPicPr>
                  </pic:nvPicPr>
                  <pic:blipFill>
                    <a:blip r:embed="rId13"/>
                    <a:stretch>
                      <a:fillRect/>
                    </a:stretch>
                  </pic:blipFill>
                  <pic:spPr bwMode="auto">
                    <a:xfrm>
                      <a:off x="0" y="0"/>
                      <a:ext cx="5490845" cy="3491865"/>
                    </a:xfrm>
                    <a:prstGeom prst="rect">
                      <a:avLst/>
                    </a:prstGeom>
                    <a:noFill/>
                    <a:ln w="9525">
                      <a:noFill/>
                      <a:miter lim="800000"/>
                      <a:headEnd/>
                      <a:tailEnd/>
                    </a:ln>
                  </pic:spPr>
                </pic:pic>
              </a:graphicData>
            </a:graphic>
          </wp:inline>
        </w:drawing>
      </w:r>
    </w:p>
    <w:p w14:paraId="34869CDE" w14:textId="77777777"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Login Azure Ubuntu Server VM através do Putty.</w:t>
      </w:r>
    </w:p>
    <w:p w14:paraId="2B3CAF84" w14:textId="77777777" w:rsidR="00200A81" w:rsidRDefault="00200A81">
      <w:pPr>
        <w:spacing w:after="0" w:line="360" w:lineRule="auto"/>
        <w:jc w:val="center"/>
        <w:rPr>
          <w:rFonts w:ascii="Times New Roman" w:eastAsia="Times New Roman" w:hAnsi="Times New Roman" w:cs="Times New Roman"/>
          <w:b/>
          <w:bCs/>
          <w:sz w:val="32"/>
          <w:szCs w:val="32"/>
        </w:rPr>
      </w:pPr>
    </w:p>
    <w:p w14:paraId="52261DA3"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w:t>
      </w:r>
    </w:p>
    <w:commentRangeStart w:id="30"/>
    <w:p w14:paraId="1B4BE962" w14:textId="77777777" w:rsidR="00200A81" w:rsidRDefault="00D3432C">
      <w:pPr>
        <w:spacing w:after="0" w:line="360" w:lineRule="auto"/>
        <w:jc w:val="both"/>
        <w:rPr>
          <w:rFonts w:ascii="Times New Roman" w:eastAsia="Times New Roman" w:hAnsi="Times New Roman" w:cs="Times New Roman"/>
          <w:b/>
          <w:bCs/>
          <w:sz w:val="32"/>
          <w:szCs w:val="32"/>
        </w:rPr>
      </w:pPr>
      <w:r>
        <w:fldChar w:fldCharType="begin"/>
      </w:r>
      <w:r>
        <w:instrText xml:space="preserve"> HYPERLINK "https://www.datadoghq.com/docker-adoption/" </w:instrText>
      </w:r>
      <w:r>
        <w:fldChar w:fldCharType="separate"/>
      </w:r>
      <w:r w:rsidR="003A6117" w:rsidRPr="003B4A4A">
        <w:rPr>
          <w:rStyle w:val="Hyperlink"/>
          <w:rFonts w:ascii="Times New Roman" w:eastAsia="Times New Roman" w:hAnsi="Times New Roman" w:cs="Times New Roman"/>
          <w:b/>
          <w:bCs/>
          <w:sz w:val="32"/>
          <w:szCs w:val="32"/>
          <w:highlight w:val="yellow"/>
        </w:rPr>
        <w:t>https://www.datadoghq.com/docker-adoption/</w:t>
      </w:r>
      <w:r>
        <w:rPr>
          <w:rStyle w:val="Hyperlink"/>
          <w:rFonts w:ascii="Times New Roman" w:eastAsia="Times New Roman" w:hAnsi="Times New Roman" w:cs="Times New Roman"/>
          <w:b/>
          <w:bCs/>
          <w:sz w:val="32"/>
          <w:szCs w:val="32"/>
          <w:highlight w:val="yellow"/>
        </w:rPr>
        <w:fldChar w:fldCharType="end"/>
      </w:r>
      <w:commentRangeEnd w:id="30"/>
      <w:r w:rsidR="00934DFA">
        <w:rPr>
          <w:rStyle w:val="CommentReference"/>
        </w:rPr>
        <w:commentReference w:id="30"/>
      </w:r>
    </w:p>
    <w:p w14:paraId="4A450F0C"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Um dos softwares que serão utilizados para garantir a disponibilidade do aplicativo enquanto hospedado no servidor. Docker é um sistema de virtualização, onde são criados containers isolados que compartilharão recursos com o SO. </w:t>
      </w:r>
    </w:p>
    <w:p w14:paraId="565F0CE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 o Docker é possível o empacotamento de uma aplicação ou um ambiente inteiro dentro de um contêiner, compartilhando com outras </w:t>
      </w:r>
      <w:r>
        <w:rPr>
          <w:rFonts w:ascii="Times New Roman" w:eastAsia="Times New Roman" w:hAnsi="Times New Roman" w:cs="Times New Roman"/>
          <w:sz w:val="28"/>
          <w:szCs w:val="28"/>
        </w:rPr>
        <w:lastRenderedPageBreak/>
        <w:t xml:space="preserve">aplicações o que irão utilizar num mesmo já configurado. Essa prática diminuirá drasticamente o tempo de deploy de uma aplicação, pois não será necessário configurar novamente o ambiente para que ele funcione corretamente. </w:t>
      </w:r>
    </w:p>
    <w:p w14:paraId="177F206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 o docker também reduzimos o custo do projeto, pois teremos somente um servidor com o Docker instalado, e todos recursos que serão necessários instalados dentro dele, assim, não é necessário ter computadores robustos ou mais de um computador para executar tarefas diferentes.</w:t>
      </w:r>
    </w:p>
    <w:p w14:paraId="030B26DA" w14:textId="77777777" w:rsidR="00200A81" w:rsidRDefault="00573AFD">
      <w:pPr>
        <w:pStyle w:val="Corpodotexto"/>
        <w:jc w:val="both"/>
        <w:rPr>
          <w:rFonts w:ascii="Times New Roman" w:hAnsi="Times New Roman"/>
          <w:sz w:val="28"/>
          <w:szCs w:val="28"/>
        </w:rPr>
      </w:pPr>
      <w:r>
        <w:rPr>
          <w:rFonts w:ascii="Times New Roman" w:hAnsi="Times New Roman"/>
          <w:sz w:val="28"/>
          <w:szCs w:val="28"/>
        </w:rPr>
        <w:tab/>
        <w:t>O modelo de isolamento utilizado no Docker é a virtualização a nível do sistema operacional, um método de virtualização onde o kernel do sistema operacional permite que múltiplos processos sejam executados isoladamente no mesmo host. Esses processos isolados em execução são denominados no Docker de container.</w:t>
      </w:r>
    </w:p>
    <w:p w14:paraId="5DDE3057" w14:textId="77777777" w:rsidR="00200A81" w:rsidRDefault="00200A81">
      <w:pPr>
        <w:pStyle w:val="Corpodotexto"/>
        <w:jc w:val="both"/>
      </w:pPr>
    </w:p>
    <w:p w14:paraId="2FF16DD3" w14:textId="77777777" w:rsidR="00200A81" w:rsidRDefault="00573AFD">
      <w:pPr>
        <w:jc w:val="both"/>
        <w:rPr>
          <w:color w:val="00000A"/>
        </w:rPr>
      </w:pPr>
      <w:bookmarkStart w:id="31" w:name="docs-internal-guid-41738c27-3807-ee7c-8c"/>
      <w:bookmarkEnd w:id="31"/>
      <w:r>
        <w:rPr>
          <w:noProof/>
          <w:color w:val="00000A"/>
          <w:lang w:eastAsia="pt-BR"/>
        </w:rPr>
        <w:drawing>
          <wp:inline distT="0" distB="0" distL="0" distR="0" wp14:anchorId="6B41C61E" wp14:editId="555A57AC">
            <wp:extent cx="5848350" cy="34290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a:stretch>
                      <a:fillRect/>
                    </a:stretch>
                  </pic:blipFill>
                  <pic:spPr bwMode="auto">
                    <a:xfrm>
                      <a:off x="0" y="0"/>
                      <a:ext cx="5848350" cy="3429000"/>
                    </a:xfrm>
                    <a:prstGeom prst="rect">
                      <a:avLst/>
                    </a:prstGeom>
                    <a:noFill/>
                    <a:ln w="9525">
                      <a:noFill/>
                      <a:miter lim="800000"/>
                      <a:headEnd/>
                      <a:tailEnd/>
                    </a:ln>
                  </pic:spPr>
                </pic:pic>
              </a:graphicData>
            </a:graphic>
          </wp:inline>
        </w:drawing>
      </w:r>
    </w:p>
    <w:p w14:paraId="5C0EF791" w14:textId="77777777" w:rsidR="00200A81" w:rsidRDefault="00200A81">
      <w:pPr>
        <w:pStyle w:val="Corpodotexto"/>
        <w:jc w:val="both"/>
      </w:pPr>
    </w:p>
    <w:p w14:paraId="453C4D31" w14:textId="77777777" w:rsidR="00200A81" w:rsidRDefault="00200A81">
      <w:pPr>
        <w:pStyle w:val="Corpodotexto"/>
        <w:jc w:val="both"/>
      </w:pPr>
    </w:p>
    <w:p w14:paraId="356A30A3" w14:textId="77777777" w:rsidR="00200A81" w:rsidDel="00C95011" w:rsidRDefault="00573AFD">
      <w:pPr>
        <w:spacing w:after="0" w:line="360" w:lineRule="auto"/>
        <w:ind w:firstLine="708"/>
        <w:jc w:val="both"/>
        <w:rPr>
          <w:del w:id="32" w:author="Eduardo Sakaue" w:date="2017-07-13T20:05:00Z"/>
          <w:rFonts w:ascii="Times New Roman" w:eastAsia="Times New Roman" w:hAnsi="Times New Roman" w:cs="Times New Roman"/>
          <w:sz w:val="28"/>
          <w:szCs w:val="28"/>
        </w:rPr>
      </w:pPr>
      <w:del w:id="33" w:author="Eduardo Sakaue" w:date="2017-07-13T20:05:00Z">
        <w:r w:rsidDel="00C95011">
          <w:rPr>
            <w:rFonts w:ascii="Times New Roman" w:eastAsia="Times New Roman" w:hAnsi="Times New Roman" w:cs="Times New Roman"/>
            <w:sz w:val="28"/>
            <w:szCs w:val="28"/>
          </w:rPr>
          <w:delText xml:space="preserve">Para instalação do Docker no Ubuntu Server, segui o tutorial disponível no </w:delText>
        </w:r>
        <w:r w:rsidDel="00C95011">
          <w:rPr>
            <w:rFonts w:ascii="Times New Roman" w:eastAsia="Times New Roman" w:hAnsi="Times New Roman" w:cs="Times New Roman"/>
            <w:i/>
            <w:iCs/>
            <w:sz w:val="28"/>
            <w:szCs w:val="28"/>
          </w:rPr>
          <w:delText xml:space="preserve">https://docs.docker.com/engine/installation/linux/ubuntulinux. </w:delText>
        </w:r>
        <w:r w:rsidDel="00C95011">
          <w:rPr>
            <w:rFonts w:ascii="Times New Roman" w:eastAsia="Times New Roman" w:hAnsi="Times New Roman" w:cs="Times New Roman"/>
            <w:sz w:val="28"/>
            <w:szCs w:val="28"/>
          </w:rPr>
          <w:delText xml:space="preserve">Foi </w:delText>
        </w:r>
        <w:r w:rsidDel="00C95011">
          <w:rPr>
            <w:rFonts w:ascii="Times New Roman" w:eastAsia="Times New Roman" w:hAnsi="Times New Roman" w:cs="Times New Roman"/>
            <w:sz w:val="28"/>
            <w:szCs w:val="28"/>
          </w:rPr>
          <w:lastRenderedPageBreak/>
          <w:delText xml:space="preserve">adicionado o repositório para download do aplicativo e configurada todas variáveis de ambiente para execução do aplicativo. </w:delText>
        </w:r>
      </w:del>
    </w:p>
    <w:p w14:paraId="45D89CE7" w14:textId="77777777" w:rsidR="00200A81" w:rsidDel="00C95011" w:rsidRDefault="00200A81">
      <w:pPr>
        <w:spacing w:after="0" w:line="360" w:lineRule="auto"/>
        <w:ind w:firstLine="708"/>
        <w:jc w:val="both"/>
        <w:rPr>
          <w:del w:id="34" w:author="Eduardo Sakaue" w:date="2017-07-13T20:05:00Z"/>
          <w:rFonts w:ascii="Times New Roman" w:eastAsia="Times New Roman" w:hAnsi="Times New Roman" w:cs="Times New Roman"/>
          <w:sz w:val="28"/>
          <w:szCs w:val="28"/>
        </w:rPr>
      </w:pPr>
    </w:p>
    <w:p w14:paraId="220832E5" w14:textId="77777777" w:rsidR="00200A81" w:rsidRDefault="00573AFD">
      <w:pPr>
        <w:spacing w:after="0" w:line="360" w:lineRule="auto"/>
        <w:ind w:firstLine="708"/>
        <w:jc w:val="center"/>
      </w:pPr>
      <w:r>
        <w:rPr>
          <w:noProof/>
          <w:lang w:eastAsia="pt-BR"/>
        </w:rPr>
        <w:drawing>
          <wp:inline distT="0" distB="0" distL="0" distR="0" wp14:anchorId="05E2352F" wp14:editId="521EFB6E">
            <wp:extent cx="3094990" cy="771525"/>
            <wp:effectExtent l="0" t="0" r="0" b="0"/>
            <wp:docPr id="6" name="Picture" descr="C:\Users\Thiago Fortunato\AppData\Local\Microsoft\Windows\INetCache\Content.Word\dock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Thiago Fortunato\AppData\Local\Microsoft\Windows\INetCache\Content.Word\docker -v.png"/>
                    <pic:cNvPicPr>
                      <a:picLocks noChangeAspect="1" noChangeArrowheads="1"/>
                    </pic:cNvPicPr>
                  </pic:nvPicPr>
                  <pic:blipFill>
                    <a:blip r:embed="rId15"/>
                    <a:stretch>
                      <a:fillRect/>
                    </a:stretch>
                  </pic:blipFill>
                  <pic:spPr bwMode="auto">
                    <a:xfrm>
                      <a:off x="0" y="0"/>
                      <a:ext cx="3094990" cy="771525"/>
                    </a:xfrm>
                    <a:prstGeom prst="rect">
                      <a:avLst/>
                    </a:prstGeom>
                    <a:noFill/>
                    <a:ln w="9525">
                      <a:noFill/>
                      <a:miter lim="800000"/>
                      <a:headEnd/>
                      <a:tailEnd/>
                    </a:ln>
                  </pic:spPr>
                </pic:pic>
              </a:graphicData>
            </a:graphic>
          </wp:inline>
        </w:drawing>
      </w:r>
    </w:p>
    <w:p w14:paraId="2F954107" w14:textId="77777777" w:rsidR="00200A81" w:rsidRDefault="00200A81">
      <w:pPr>
        <w:spacing w:after="0" w:line="360" w:lineRule="auto"/>
        <w:ind w:firstLine="708"/>
        <w:jc w:val="center"/>
        <w:rPr>
          <w:rFonts w:ascii="Times New Roman" w:eastAsia="Times New Roman" w:hAnsi="Times New Roman" w:cs="Times New Roman"/>
          <w:sz w:val="28"/>
          <w:szCs w:val="28"/>
        </w:rPr>
      </w:pPr>
    </w:p>
    <w:p w14:paraId="0BEC681D" w14:textId="77777777" w:rsidR="00200A81" w:rsidDel="00C95011" w:rsidRDefault="00573AFD">
      <w:pPr>
        <w:spacing w:after="0" w:line="360" w:lineRule="auto"/>
        <w:ind w:firstLine="709"/>
        <w:jc w:val="both"/>
        <w:rPr>
          <w:del w:id="35" w:author="Eduardo Sakaue" w:date="2017-07-13T20:05:00Z"/>
          <w:rFonts w:ascii="Times New Roman" w:eastAsia="Times New Roman" w:hAnsi="Times New Roman" w:cs="Times New Roman"/>
          <w:i/>
          <w:sz w:val="28"/>
          <w:szCs w:val="28"/>
        </w:rPr>
      </w:pPr>
      <w:del w:id="36" w:author="Eduardo Sakaue" w:date="2017-07-13T20:05:00Z">
        <w:r w:rsidDel="00C95011">
          <w:rPr>
            <w:rFonts w:ascii="Times New Roman" w:eastAsia="Times New Roman" w:hAnsi="Times New Roman" w:cs="Times New Roman"/>
            <w:sz w:val="28"/>
            <w:szCs w:val="28"/>
          </w:rPr>
          <w:delText xml:space="preserve">Foi instalado também o Docker Compose que faz parte do Ecosistema Docker, com ele foi possível criar todo ambiente, configurando cada container individualmente e inicia-los de uma só vez. Para instalação do Docker Compose foi seguido o tutorial disponibilizado no site </w:delText>
        </w:r>
        <w:r w:rsidDel="00C95011">
          <w:fldChar w:fldCharType="begin"/>
        </w:r>
        <w:r w:rsidDel="00C95011">
          <w:delInstrText xml:space="preserve"> HYPERLINK "https://docs.docker.com/compose/install/" \h </w:delInstrText>
        </w:r>
        <w:r w:rsidDel="00C95011">
          <w:fldChar w:fldCharType="separate"/>
        </w:r>
        <w:r w:rsidDel="00C95011">
          <w:rPr>
            <w:rStyle w:val="LinkdaInternet"/>
            <w:rFonts w:ascii="Times New Roman" w:eastAsia="Times New Roman" w:hAnsi="Times New Roman" w:cs="Times New Roman"/>
            <w:sz w:val="28"/>
            <w:szCs w:val="28"/>
          </w:rPr>
          <w:delText>https://docs.docker.com/compose/install/</w:delText>
        </w:r>
        <w:r w:rsidDel="00C95011">
          <w:rPr>
            <w:rStyle w:val="LinkdaInternet"/>
            <w:rFonts w:ascii="Times New Roman" w:eastAsia="Times New Roman" w:hAnsi="Times New Roman" w:cs="Times New Roman"/>
            <w:sz w:val="28"/>
            <w:szCs w:val="28"/>
          </w:rPr>
          <w:fldChar w:fldCharType="end"/>
        </w:r>
        <w:r w:rsidDel="00C95011">
          <w:rPr>
            <w:rFonts w:ascii="Times New Roman" w:eastAsia="Times New Roman" w:hAnsi="Times New Roman" w:cs="Times New Roman"/>
            <w:i/>
            <w:sz w:val="28"/>
            <w:szCs w:val="28"/>
          </w:rPr>
          <w:delText>.</w:delText>
        </w:r>
      </w:del>
    </w:p>
    <w:p w14:paraId="0762C75A" w14:textId="77777777" w:rsidR="00200A81" w:rsidRDefault="00200A81">
      <w:pPr>
        <w:spacing w:after="0" w:line="360" w:lineRule="auto"/>
        <w:ind w:firstLine="709"/>
        <w:jc w:val="both"/>
        <w:rPr>
          <w:rFonts w:ascii="Times New Roman" w:eastAsia="Times New Roman" w:hAnsi="Times New Roman" w:cs="Times New Roman"/>
          <w:i/>
          <w:sz w:val="28"/>
          <w:szCs w:val="28"/>
        </w:rPr>
      </w:pPr>
    </w:p>
    <w:p w14:paraId="73867E9D" w14:textId="77777777" w:rsidR="00200A81" w:rsidRDefault="00573AFD">
      <w:pPr>
        <w:spacing w:after="0" w:line="360" w:lineRule="auto"/>
        <w:ind w:firstLine="709"/>
        <w:jc w:val="center"/>
      </w:pPr>
      <w:r>
        <w:rPr>
          <w:noProof/>
          <w:lang w:eastAsia="pt-BR"/>
        </w:rPr>
        <w:drawing>
          <wp:inline distT="0" distB="0" distL="0" distR="0" wp14:anchorId="09A07D03" wp14:editId="6CE88B98">
            <wp:extent cx="3571875" cy="762000"/>
            <wp:effectExtent l="0" t="0" r="0" b="0"/>
            <wp:docPr id="7" name="Picture" descr="C:\Users\Thiago Fortunato\AppData\Local\Microsoft\Windows\INetCache\Content.Word\docker-compose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Thiago Fortunato\AppData\Local\Microsoft\Windows\INetCache\Content.Word\docker-compose -v.png"/>
                    <pic:cNvPicPr>
                      <a:picLocks noChangeAspect="1" noChangeArrowheads="1"/>
                    </pic:cNvPicPr>
                  </pic:nvPicPr>
                  <pic:blipFill>
                    <a:blip r:embed="rId16"/>
                    <a:stretch>
                      <a:fillRect/>
                    </a:stretch>
                  </pic:blipFill>
                  <pic:spPr bwMode="auto">
                    <a:xfrm>
                      <a:off x="0" y="0"/>
                      <a:ext cx="3571875" cy="762000"/>
                    </a:xfrm>
                    <a:prstGeom prst="rect">
                      <a:avLst/>
                    </a:prstGeom>
                    <a:noFill/>
                    <a:ln w="9525">
                      <a:noFill/>
                      <a:miter lim="800000"/>
                      <a:headEnd/>
                      <a:tailEnd/>
                    </a:ln>
                  </pic:spPr>
                </pic:pic>
              </a:graphicData>
            </a:graphic>
          </wp:inline>
        </w:drawing>
      </w:r>
    </w:p>
    <w:p w14:paraId="09B452B6"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p>
    <w:p w14:paraId="65D5C564" w14:textId="77777777" w:rsidR="00200A81" w:rsidDel="00C95011" w:rsidRDefault="00573AFD">
      <w:pPr>
        <w:spacing w:after="0" w:line="360" w:lineRule="auto"/>
        <w:jc w:val="both"/>
        <w:rPr>
          <w:del w:id="37" w:author="Eduardo Sakaue" w:date="2017-07-13T20:05:00Z"/>
          <w:rFonts w:ascii="Times New Roman" w:eastAsia="Times New Roman" w:hAnsi="Times New Roman" w:cs="Times New Roman"/>
          <w:sz w:val="28"/>
          <w:szCs w:val="28"/>
        </w:rPr>
      </w:pPr>
      <w:del w:id="38" w:author="Eduardo Sakaue" w:date="2017-07-13T20:05:00Z">
        <w:r w:rsidDel="00C95011">
          <w:rPr>
            <w:rFonts w:ascii="Times New Roman" w:eastAsia="Times New Roman" w:hAnsi="Times New Roman" w:cs="Times New Roman"/>
            <w:b/>
            <w:bCs/>
            <w:sz w:val="32"/>
            <w:szCs w:val="32"/>
          </w:rPr>
          <w:tab/>
        </w:r>
        <w:r w:rsidDel="00C95011">
          <w:rPr>
            <w:rFonts w:ascii="Times New Roman" w:eastAsia="Times New Roman" w:hAnsi="Times New Roman" w:cs="Times New Roman"/>
            <w:sz w:val="28"/>
            <w:szCs w:val="28"/>
          </w:rPr>
          <w:delText>Uma imagem é um template ou molde que será baixado do repositório do Docker, o Docker hub. Neste repositório estão imagens oficiais e não oficiais. Como solução foi necessário baixar e configurar diferentes imagens, sendo estas: Mysql 5.6, Tomcat8, Haproxy, Nexus e cAdivisor. Todas imagens baixadas foram configuradas e geradas outras imagens a partir delas. E disponibilizadas no Docker Hub para que possam ser feitos o download de todo ambiente de forma rápida e fácil, desta forma, todo ambiente necessário para o Software Mapskills está disponível a qualquer um que deseja utiliza-lo.</w:delText>
        </w:r>
      </w:del>
    </w:p>
    <w:p w14:paraId="55026CC9" w14:textId="77777777" w:rsidR="00200A81" w:rsidDel="00C95011" w:rsidRDefault="00573AFD">
      <w:pPr>
        <w:spacing w:after="0" w:line="360" w:lineRule="auto"/>
        <w:jc w:val="both"/>
        <w:rPr>
          <w:del w:id="39" w:author="Eduardo Sakaue" w:date="2017-07-13T20:05:00Z"/>
          <w:rFonts w:ascii="Times New Roman" w:eastAsia="Times New Roman" w:hAnsi="Times New Roman" w:cs="Times New Roman"/>
          <w:sz w:val="28"/>
          <w:szCs w:val="28"/>
        </w:rPr>
      </w:pPr>
      <w:del w:id="40" w:author="Eduardo Sakaue" w:date="2017-07-13T20:05:00Z">
        <w:r w:rsidDel="00C95011">
          <w:rPr>
            <w:rFonts w:ascii="Times New Roman" w:eastAsia="Times New Roman" w:hAnsi="Times New Roman" w:cs="Times New Roman"/>
            <w:bCs/>
            <w:sz w:val="28"/>
            <w:szCs w:val="28"/>
          </w:rPr>
          <w:tab/>
        </w:r>
        <w:r w:rsidDel="00C95011">
          <w:rPr>
            <w:rFonts w:ascii="Times New Roman" w:eastAsia="Times New Roman" w:hAnsi="Times New Roman" w:cs="Times New Roman"/>
            <w:sz w:val="28"/>
            <w:szCs w:val="28"/>
          </w:rPr>
          <w:delText>Para realizar o download de uma imagem  no Docker Hub, é necessário apenas ter instalado o Docker e a seguinte sintaxe:</w:delText>
        </w:r>
      </w:del>
    </w:p>
    <w:p w14:paraId="59144498" w14:textId="77777777" w:rsidR="00200A81" w:rsidDel="00C95011" w:rsidRDefault="00573AFD">
      <w:pPr>
        <w:spacing w:after="0" w:line="360" w:lineRule="auto"/>
        <w:jc w:val="center"/>
        <w:rPr>
          <w:del w:id="41" w:author="Eduardo Sakaue" w:date="2017-07-13T20:05:00Z"/>
        </w:rPr>
      </w:pPr>
      <w:commentRangeStart w:id="42"/>
      <w:del w:id="43" w:author="Eduardo Sakaue" w:date="2017-07-13T20:05:00Z">
        <w:r w:rsidDel="00C95011">
          <w:rPr>
            <w:noProof/>
            <w:lang w:eastAsia="pt-BR"/>
          </w:rPr>
          <w:lastRenderedPageBreak/>
          <w:drawing>
            <wp:inline distT="0" distB="0" distL="0" distR="0" wp14:anchorId="724F5C76" wp14:editId="699AFDD9">
              <wp:extent cx="5490845" cy="10401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7"/>
                      <a:stretch>
                        <a:fillRect/>
                      </a:stretch>
                    </pic:blipFill>
                    <pic:spPr bwMode="auto">
                      <a:xfrm>
                        <a:off x="0" y="0"/>
                        <a:ext cx="5490845" cy="1040130"/>
                      </a:xfrm>
                      <a:prstGeom prst="rect">
                        <a:avLst/>
                      </a:prstGeom>
                      <a:noFill/>
                      <a:ln w="9525">
                        <a:noFill/>
                        <a:miter lim="800000"/>
                        <a:headEnd/>
                        <a:tailEnd/>
                      </a:ln>
                    </pic:spPr>
                  </pic:pic>
                </a:graphicData>
              </a:graphic>
            </wp:inline>
          </w:drawing>
        </w:r>
      </w:del>
      <w:commentRangeEnd w:id="42"/>
      <w:r w:rsidR="00C95011">
        <w:rPr>
          <w:rStyle w:val="CommentReference"/>
        </w:rPr>
        <w:commentReference w:id="42"/>
      </w:r>
    </w:p>
    <w:p w14:paraId="7998526F" w14:textId="77777777" w:rsidR="00200A81" w:rsidDel="00C95011" w:rsidRDefault="00573AFD">
      <w:pPr>
        <w:spacing w:after="0" w:line="360" w:lineRule="auto"/>
        <w:jc w:val="center"/>
        <w:rPr>
          <w:del w:id="44" w:author="Eduardo Sakaue" w:date="2017-07-13T20:05:00Z"/>
          <w:rFonts w:ascii="Times New Roman" w:eastAsia="Times New Roman" w:hAnsi="Times New Roman" w:cs="Times New Roman"/>
          <w:sz w:val="24"/>
          <w:szCs w:val="24"/>
        </w:rPr>
      </w:pPr>
      <w:del w:id="45" w:author="Eduardo Sakaue" w:date="2017-07-13T20:05:00Z">
        <w:r w:rsidDel="00C95011">
          <w:rPr>
            <w:rFonts w:ascii="Times New Roman" w:eastAsia="Times New Roman" w:hAnsi="Times New Roman" w:cs="Times New Roman"/>
            <w:sz w:val="24"/>
            <w:szCs w:val="24"/>
          </w:rPr>
          <w:delText>Figura 6. Exemplo de uma Imagem Tomcat no Docker Hub</w:delText>
        </w:r>
      </w:del>
    </w:p>
    <w:p w14:paraId="639F56A5" w14:textId="77777777" w:rsidR="00200A81" w:rsidRPr="00C95011" w:rsidDel="00C95011" w:rsidRDefault="00C95011">
      <w:pPr>
        <w:spacing w:after="0" w:line="360" w:lineRule="auto"/>
        <w:jc w:val="both"/>
        <w:rPr>
          <w:del w:id="46" w:author="Eduardo Sakaue" w:date="2017-07-13T20:05:00Z"/>
          <w:rFonts w:ascii="Courier New" w:eastAsia="Times New Roman" w:hAnsi="Courier New" w:cs="Courier New"/>
          <w:b/>
          <w:bCs/>
          <w:sz w:val="32"/>
          <w:szCs w:val="32"/>
          <w:rPrChange w:id="47" w:author="Eduardo Sakaue" w:date="2017-07-13T20:06:00Z">
            <w:rPr>
              <w:del w:id="48" w:author="Eduardo Sakaue" w:date="2017-07-13T20:05:00Z"/>
              <w:rFonts w:ascii="Times New Roman" w:eastAsia="Times New Roman" w:hAnsi="Times New Roman" w:cs="Times New Roman"/>
              <w:b/>
              <w:bCs/>
              <w:sz w:val="32"/>
              <w:szCs w:val="32"/>
            </w:rPr>
          </w:rPrChange>
        </w:rPr>
      </w:pPr>
      <w:ins w:id="49" w:author="Eduardo Sakaue" w:date="2017-07-13T20:06:00Z">
        <w:r w:rsidRPr="00C95011">
          <w:rPr>
            <w:rFonts w:ascii="Courier New" w:eastAsia="Times New Roman" w:hAnsi="Courier New" w:cs="Courier New"/>
            <w:b/>
            <w:bCs/>
            <w:sz w:val="32"/>
            <w:szCs w:val="32"/>
          </w:rPr>
          <w:t>C</w:t>
        </w:r>
        <w:r w:rsidRPr="00C95011">
          <w:rPr>
            <w:rFonts w:ascii="Courier New" w:eastAsia="Times New Roman" w:hAnsi="Courier New" w:cs="Courier New"/>
            <w:b/>
            <w:bCs/>
            <w:sz w:val="32"/>
            <w:szCs w:val="32"/>
            <w:rPrChange w:id="50" w:author="Eduardo Sakaue" w:date="2017-07-13T20:06:00Z">
              <w:rPr>
                <w:rFonts w:ascii="Times New Roman" w:eastAsia="Times New Roman" w:hAnsi="Times New Roman" w:cs="Times New Roman"/>
                <w:b/>
                <w:bCs/>
                <w:sz w:val="32"/>
                <w:szCs w:val="32"/>
              </w:rPr>
            </w:rPrChange>
          </w:rPr>
          <w:t>omando</w:t>
        </w:r>
        <w:r>
          <w:rPr>
            <w:rFonts w:ascii="Courier New" w:eastAsia="Times New Roman" w:hAnsi="Courier New" w:cs="Courier New"/>
            <w:b/>
            <w:bCs/>
            <w:sz w:val="32"/>
            <w:szCs w:val="32"/>
          </w:rPr>
          <w:t xml:space="preserve"> cp sudo io</w:t>
        </w:r>
      </w:ins>
      <w:ins w:id="51" w:author="Eduardo Sakaue" w:date="2017-07-13T20:07:00Z">
        <w:r>
          <w:rPr>
            <w:rFonts w:ascii="Courier New" w:eastAsia="Times New Roman" w:hAnsi="Courier New" w:cs="Courier New"/>
            <w:b/>
            <w:bCs/>
            <w:sz w:val="32"/>
            <w:szCs w:val="32"/>
          </w:rPr>
          <w:t xml:space="preserve"> ilu</w:t>
        </w:r>
      </w:ins>
    </w:p>
    <w:p w14:paraId="72CBEE8D"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Containers</w:t>
      </w:r>
    </w:p>
    <w:p w14:paraId="148B85AC" w14:textId="77777777" w:rsidR="00200A81" w:rsidRDefault="00200A81">
      <w:pPr>
        <w:spacing w:after="0" w:line="360" w:lineRule="auto"/>
        <w:jc w:val="both"/>
        <w:rPr>
          <w:rFonts w:ascii="Times New Roman" w:eastAsia="Times New Roman" w:hAnsi="Times New Roman" w:cs="Times New Roman"/>
          <w:b/>
          <w:bCs/>
          <w:sz w:val="32"/>
          <w:szCs w:val="32"/>
        </w:rPr>
      </w:pPr>
    </w:p>
    <w:p w14:paraId="4793C11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Os containers são inst</w:t>
      </w:r>
      <w:ins w:id="52" w:author="Eduardo Sakaue" w:date="2017-07-13T20:08:00Z">
        <w:r w:rsidR="00C95011">
          <w:rPr>
            <w:rFonts w:ascii="Times New Roman" w:eastAsia="Times New Roman" w:hAnsi="Times New Roman" w:cs="Times New Roman"/>
            <w:sz w:val="28"/>
            <w:szCs w:val="28"/>
          </w:rPr>
          <w:t>â</w:t>
        </w:r>
      </w:ins>
      <w:del w:id="53" w:author="Eduardo Sakaue" w:date="2017-07-13T20:08:00Z">
        <w:r w:rsidDel="00C95011">
          <w:rPr>
            <w:rFonts w:ascii="Times New Roman" w:eastAsia="Times New Roman" w:hAnsi="Times New Roman" w:cs="Times New Roman"/>
            <w:sz w:val="28"/>
            <w:szCs w:val="28"/>
          </w:rPr>
          <w:delText>a</w:delText>
        </w:r>
      </w:del>
      <w:r>
        <w:rPr>
          <w:rFonts w:ascii="Times New Roman" w:eastAsia="Times New Roman" w:hAnsi="Times New Roman" w:cs="Times New Roman"/>
          <w:sz w:val="28"/>
          <w:szCs w:val="28"/>
        </w:rPr>
        <w:t>ncias das imagens, neles são alocados todos recursos necessário para que sua aplicação funcione. É o container que faz toda magia do Docker acontecer. Cada usuário cria o contêiner do jeito que precisa, com outras imagens e recursos. Dessa forma não existe aquela famosa desculpa: “no meu computador funcionava”, pois, os containers após serem construídos podem ser disponibilizados no repositório do Docker.</w:t>
      </w:r>
    </w:p>
    <w:p w14:paraId="0A62A21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inicialização dos containers que utilizei foram necessários comandos específicos, pois são recursos de configuração web. Sendo necessário configurar as portas já liberadas no Azure com as portas que escutarão os serviços dentro de dos containers. </w:t>
      </w:r>
    </w:p>
    <w:p w14:paraId="04F1EC75" w14:textId="77777777" w:rsidR="00200A81" w:rsidRDefault="00573AFD">
      <w:pPr>
        <w:spacing w:after="0" w:line="360" w:lineRule="auto"/>
        <w:jc w:val="both"/>
        <w:rPr>
          <w:rFonts w:ascii="Times New Roman" w:eastAsia="Times New Roman" w:hAnsi="Times New Roman" w:cs="Times New Roman"/>
          <w:sz w:val="24"/>
          <w:szCs w:val="24"/>
        </w:rPr>
      </w:pPr>
      <w:r>
        <w:rPr>
          <w:noProof/>
          <w:lang w:eastAsia="pt-BR"/>
        </w:rPr>
        <w:drawing>
          <wp:inline distT="0" distB="0" distL="0" distR="0" wp14:anchorId="189A968F" wp14:editId="7D8EAE68">
            <wp:extent cx="5490845" cy="16522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8"/>
                    <a:stretch>
                      <a:fillRect/>
                    </a:stretch>
                  </pic:blipFill>
                  <pic:spPr bwMode="auto">
                    <a:xfrm>
                      <a:off x="0" y="0"/>
                      <a:ext cx="5490845" cy="165227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Figura 7. Containers em execução no Docker</w:t>
      </w:r>
    </w:p>
    <w:p w14:paraId="500907A4" w14:textId="77777777" w:rsidR="00200A81" w:rsidRDefault="00200A81">
      <w:pPr>
        <w:spacing w:after="0" w:line="360" w:lineRule="auto"/>
        <w:jc w:val="both"/>
        <w:rPr>
          <w:rFonts w:ascii="Times New Roman" w:eastAsia="Times New Roman" w:hAnsi="Times New Roman" w:cs="Times New Roman"/>
          <w:b/>
          <w:bCs/>
          <w:sz w:val="32"/>
          <w:szCs w:val="32"/>
        </w:rPr>
      </w:pPr>
    </w:p>
    <w:p w14:paraId="0576EED5"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Jenkins</w:t>
      </w:r>
    </w:p>
    <w:p w14:paraId="3EB5031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Aplicação instalada no host, o</w:t>
      </w:r>
      <w:r>
        <w:rPr>
          <w:rFonts w:ascii="Times New Roman" w:eastAsia="Times New Roman" w:hAnsi="Times New Roman" w:cs="Times New Roman"/>
          <w:sz w:val="28"/>
          <w:szCs w:val="28"/>
        </w:rPr>
        <w:t xml:space="preserve"> Jenkins é um dos principais aplicativos quando se fala de Integração Contínua hoje em dia, seu trabalho é fundamental </w:t>
      </w:r>
      <w:r>
        <w:rPr>
          <w:rFonts w:ascii="Times New Roman" w:eastAsia="Times New Roman" w:hAnsi="Times New Roman" w:cs="Times New Roman"/>
          <w:sz w:val="28"/>
          <w:szCs w:val="28"/>
        </w:rPr>
        <w:lastRenderedPageBreak/>
        <w:t xml:space="preserve">no controle dos deploys realizados durante a implementação do software. Após configurado, o Jenkins tem o trabalho de realizar builds automáticos. Esse build funciona de forma instantânea, com testes sendo executados e falhas detectadas. </w:t>
      </w:r>
    </w:p>
    <w:p w14:paraId="4144A5E2" w14:textId="77777777" w:rsidR="00200A81" w:rsidRDefault="00573AFD">
      <w:pPr>
        <w:spacing w:after="0" w:line="360" w:lineRule="auto"/>
        <w:jc w:val="both"/>
      </w:pPr>
      <w:r>
        <w:rPr>
          <w:noProof/>
          <w:lang w:eastAsia="pt-BR"/>
        </w:rPr>
        <w:drawing>
          <wp:inline distT="0" distB="0" distL="0" distR="0" wp14:anchorId="65C5D067" wp14:editId="70D8ECBC">
            <wp:extent cx="5490845" cy="256476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9"/>
                    <a:stretch>
                      <a:fillRect/>
                    </a:stretch>
                  </pic:blipFill>
                  <pic:spPr bwMode="auto">
                    <a:xfrm>
                      <a:off x="0" y="0"/>
                      <a:ext cx="5490845" cy="2564765"/>
                    </a:xfrm>
                    <a:prstGeom prst="rect">
                      <a:avLst/>
                    </a:prstGeom>
                    <a:noFill/>
                    <a:ln w="9525">
                      <a:noFill/>
                      <a:miter lim="800000"/>
                      <a:headEnd/>
                      <a:tailEnd/>
                    </a:ln>
                  </pic:spPr>
                </pic:pic>
              </a:graphicData>
            </a:graphic>
          </wp:inline>
        </w:drawing>
      </w:r>
    </w:p>
    <w:p w14:paraId="019C93BD" w14:textId="77777777" w:rsidR="00200A81" w:rsidRDefault="00200A81">
      <w:pPr>
        <w:spacing w:after="0" w:line="360" w:lineRule="auto"/>
        <w:jc w:val="both"/>
        <w:rPr>
          <w:rFonts w:ascii="Times New Roman" w:eastAsia="Times New Roman" w:hAnsi="Times New Roman" w:cs="Times New Roman"/>
          <w:sz w:val="28"/>
          <w:szCs w:val="28"/>
        </w:rPr>
      </w:pPr>
    </w:p>
    <w:p w14:paraId="6EDC7BD2" w14:textId="77777777" w:rsidR="00200A81" w:rsidRDefault="00200A81">
      <w:pPr>
        <w:spacing w:after="0" w:line="360" w:lineRule="auto"/>
        <w:jc w:val="both"/>
        <w:rPr>
          <w:rFonts w:ascii="Times New Roman" w:eastAsia="Times New Roman" w:hAnsi="Times New Roman" w:cs="Times New Roman"/>
          <w:sz w:val="28"/>
          <w:szCs w:val="28"/>
        </w:rPr>
      </w:pPr>
    </w:p>
    <w:p w14:paraId="1B87100B" w14:textId="77777777" w:rsidR="00200A81" w:rsidRDefault="00200A81">
      <w:pPr>
        <w:spacing w:after="0" w:line="360" w:lineRule="auto"/>
        <w:jc w:val="both"/>
        <w:rPr>
          <w:rFonts w:ascii="Times New Roman" w:eastAsia="Times New Roman" w:hAnsi="Times New Roman" w:cs="Times New Roman"/>
          <w:sz w:val="28"/>
          <w:szCs w:val="28"/>
        </w:rPr>
      </w:pPr>
    </w:p>
    <w:p w14:paraId="277F3277" w14:textId="77777777" w:rsidR="00200A81" w:rsidRDefault="00200A81">
      <w:pPr>
        <w:spacing w:after="0" w:line="360" w:lineRule="auto"/>
        <w:jc w:val="both"/>
        <w:rPr>
          <w:rFonts w:ascii="Times New Roman" w:eastAsia="Times New Roman" w:hAnsi="Times New Roman" w:cs="Times New Roman"/>
          <w:sz w:val="28"/>
          <w:szCs w:val="28"/>
        </w:rPr>
      </w:pPr>
    </w:p>
    <w:p w14:paraId="55BFC91C"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Após feita a liberação da porta, foi configurado o Jenkin pelo Web Browser, acessado através do ip-do-host:8585. </w:t>
      </w:r>
    </w:p>
    <w:p w14:paraId="399314C2" w14:textId="77777777" w:rsidR="00200A81" w:rsidRDefault="00200A81">
      <w:pPr>
        <w:spacing w:after="0" w:line="360" w:lineRule="auto"/>
        <w:jc w:val="both"/>
        <w:rPr>
          <w:rFonts w:ascii="Times New Roman" w:eastAsia="Times New Roman" w:hAnsi="Times New Roman" w:cs="Times New Roman"/>
          <w:sz w:val="28"/>
          <w:szCs w:val="28"/>
        </w:rPr>
      </w:pPr>
    </w:p>
    <w:p w14:paraId="5A902B4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Build Mapskills-app</w:t>
      </w:r>
    </w:p>
    <w:p w14:paraId="67D9CDC3" w14:textId="77777777" w:rsidR="00200A81" w:rsidRDefault="00200A81">
      <w:pPr>
        <w:spacing w:after="0" w:line="360" w:lineRule="auto"/>
        <w:jc w:val="both"/>
        <w:rPr>
          <w:rFonts w:ascii="Times New Roman" w:eastAsia="Times New Roman" w:hAnsi="Times New Roman" w:cs="Times New Roman"/>
          <w:b/>
          <w:sz w:val="28"/>
          <w:szCs w:val="28"/>
        </w:rPr>
      </w:pPr>
    </w:p>
    <w:p w14:paraId="29B792CC"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0287779A" w14:textId="77777777" w:rsidR="00200A81" w:rsidRDefault="00200A81">
      <w:pPr>
        <w:spacing w:after="0" w:line="360" w:lineRule="auto"/>
        <w:jc w:val="both"/>
        <w:rPr>
          <w:rFonts w:ascii="Times New Roman" w:eastAsia="Times New Roman" w:hAnsi="Times New Roman" w:cs="Times New Roman"/>
          <w:sz w:val="28"/>
          <w:szCs w:val="28"/>
        </w:rPr>
      </w:pPr>
    </w:p>
    <w:p w14:paraId="2203FA1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14:paraId="0D9EA944" w14:textId="77777777" w:rsidR="00200A81" w:rsidRDefault="00200A81">
      <w:pPr>
        <w:spacing w:after="0" w:line="360" w:lineRule="auto"/>
        <w:jc w:val="both"/>
        <w:rPr>
          <w:rFonts w:ascii="Times New Roman" w:eastAsia="Times New Roman" w:hAnsi="Times New Roman" w:cs="Times New Roman"/>
          <w:b/>
          <w:sz w:val="28"/>
          <w:szCs w:val="28"/>
        </w:rPr>
      </w:pPr>
    </w:p>
    <w:p w14:paraId="1AD05CD0"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Para que o processo de build aconteça é necessário apontar o Repositório de Gerenciamento de código fonte, neste caso, ele está localizado no seguinte endereço:</w:t>
      </w:r>
    </w:p>
    <w:p w14:paraId="46855980" w14:textId="77777777"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20">
        <w:r>
          <w:rPr>
            <w:rStyle w:val="LinkdaInternet"/>
            <w:rFonts w:ascii="Times New Roman" w:eastAsia="Times New Roman" w:hAnsi="Times New Roman" w:cs="Times New Roman"/>
            <w:sz w:val="28"/>
            <w:szCs w:val="28"/>
          </w:rPr>
          <w:t>https://github.com/Marcelo-Inacio/mapskills.git</w:t>
        </w:r>
      </w:hyperlink>
      <w:r>
        <w:rPr>
          <w:rFonts w:ascii="Times New Roman" w:eastAsia="Times New Roman" w:hAnsi="Times New Roman" w:cs="Times New Roman"/>
          <w:i/>
          <w:sz w:val="28"/>
          <w:szCs w:val="28"/>
        </w:rPr>
        <w:t xml:space="preserve"> </w:t>
      </w:r>
    </w:p>
    <w:p w14:paraId="04C7575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6E6EAE9F" w14:textId="77777777" w:rsidR="00200A81" w:rsidRDefault="00573AFD">
      <w:pPr>
        <w:spacing w:after="0" w:line="360" w:lineRule="auto"/>
        <w:jc w:val="both"/>
      </w:pPr>
      <w:r>
        <w:rPr>
          <w:noProof/>
          <w:lang w:eastAsia="pt-BR"/>
        </w:rPr>
        <w:drawing>
          <wp:inline distT="0" distB="0" distL="0" distR="0" wp14:anchorId="4CFEE906" wp14:editId="6A3E676A">
            <wp:extent cx="5490845" cy="3088640"/>
            <wp:effectExtent l="0" t="0" r="0" b="0"/>
            <wp:docPr id="11" name="Picture" descr="C:\Users\Thiago Fortunato\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Thiago Fortunato\AppData\Local\Microsoft\Windows\INetCache\Content.Word\app2.png"/>
                    <pic:cNvPicPr>
                      <a:picLocks noChangeAspect="1" noChangeArrowheads="1"/>
                    </pic:cNvPicPr>
                  </pic:nvPicPr>
                  <pic:blipFill>
                    <a:blip r:embed="rId21"/>
                    <a:stretch>
                      <a:fillRect/>
                    </a:stretch>
                  </pic:blipFill>
                  <pic:spPr bwMode="auto">
                    <a:xfrm>
                      <a:off x="0" y="0"/>
                      <a:ext cx="5490845" cy="3088640"/>
                    </a:xfrm>
                    <a:prstGeom prst="rect">
                      <a:avLst/>
                    </a:prstGeom>
                    <a:noFill/>
                    <a:ln w="9525">
                      <a:noFill/>
                      <a:miter lim="800000"/>
                      <a:headEnd/>
                      <a:tailEnd/>
                    </a:ln>
                  </pic:spPr>
                </pic:pic>
              </a:graphicData>
            </a:graphic>
          </wp:inline>
        </w:drawing>
      </w:r>
    </w:p>
    <w:p w14:paraId="272DF9EE"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29D9F628"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29C51614"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08ECC3ED"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7E251996"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70537C10"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4DCB534B" w14:textId="77777777" w:rsidR="00200A81" w:rsidRDefault="00573AFD">
      <w:pPr>
        <w:spacing w:after="0" w:line="360" w:lineRule="auto"/>
        <w:jc w:val="both"/>
      </w:pPr>
      <w:r>
        <w:rPr>
          <w:noProof/>
          <w:lang w:eastAsia="pt-BR"/>
        </w:rPr>
        <w:lastRenderedPageBreak/>
        <w:drawing>
          <wp:inline distT="0" distB="0" distL="0" distR="0" wp14:anchorId="77123E59" wp14:editId="11EECB4E">
            <wp:extent cx="5839460" cy="3157220"/>
            <wp:effectExtent l="0" t="0" r="0" b="0"/>
            <wp:docPr id="12" name="Picture" descr="C:\Users\Thiago Fortunat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Thiago Fortunato\AppData\Local\Microsoft\Windows\INetCache\Content.Word\Capturar.png"/>
                    <pic:cNvPicPr>
                      <a:picLocks noChangeAspect="1" noChangeArrowheads="1"/>
                    </pic:cNvPicPr>
                  </pic:nvPicPr>
                  <pic:blipFill>
                    <a:blip r:embed="rId22"/>
                    <a:stretch>
                      <a:fillRect/>
                    </a:stretch>
                  </pic:blipFill>
                  <pic:spPr bwMode="auto">
                    <a:xfrm>
                      <a:off x="0" y="0"/>
                      <a:ext cx="5839460" cy="3157220"/>
                    </a:xfrm>
                    <a:prstGeom prst="rect">
                      <a:avLst/>
                    </a:prstGeom>
                    <a:noFill/>
                    <a:ln w="9525">
                      <a:noFill/>
                      <a:miter lim="800000"/>
                      <a:headEnd/>
                      <a:tailEnd/>
                    </a:ln>
                  </pic:spPr>
                </pic:pic>
              </a:graphicData>
            </a:graphic>
          </wp:inline>
        </w:drawing>
      </w:r>
    </w:p>
    <w:p w14:paraId="0C474A3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25F74EB7"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1B938C70" w14:textId="77777777" w:rsidR="00200A81" w:rsidRDefault="00200A81">
      <w:pPr>
        <w:spacing w:after="0" w:line="360" w:lineRule="auto"/>
        <w:jc w:val="both"/>
        <w:rPr>
          <w:rFonts w:ascii="Times New Roman" w:eastAsia="Times New Roman" w:hAnsi="Times New Roman" w:cs="Times New Roman"/>
          <w:b/>
          <w:bCs/>
          <w:sz w:val="28"/>
          <w:szCs w:val="28"/>
        </w:rPr>
      </w:pPr>
    </w:p>
    <w:p w14:paraId="067F62E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Software Mapskills, foi necessário configura-lo. Este processo é composto por identificar qual versão do Maven será responsável por rodar o comando maven e por definir qual o comando será executado.</w:t>
      </w:r>
    </w:p>
    <w:p w14:paraId="6001226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utilizado, irá limpar a pasta Target, instalar os pacotes nos respectivos repositórios, realizar o deploy do arquivo .war no Gerenciador de Repositório Nexus e não rodar o script de criação do Banco de Dados, pois desta forma é garantido que os dados nunca serão apagados. Todos esses comandos são rodados pelo usuário Azure, configurado na aplicação.</w:t>
      </w:r>
    </w:p>
    <w:p w14:paraId="2692EE38" w14:textId="77777777" w:rsidR="00200A81" w:rsidRDefault="00200A81">
      <w:pPr>
        <w:spacing w:after="0" w:line="360" w:lineRule="auto"/>
        <w:jc w:val="both"/>
        <w:rPr>
          <w:rFonts w:ascii="Times New Roman" w:eastAsia="Times New Roman" w:hAnsi="Times New Roman" w:cs="Times New Roman"/>
          <w:b/>
          <w:bCs/>
          <w:sz w:val="28"/>
          <w:szCs w:val="28"/>
        </w:rPr>
      </w:pPr>
    </w:p>
    <w:p w14:paraId="6DC9916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Ações de pós-build</w:t>
      </w:r>
    </w:p>
    <w:p w14:paraId="68DC7CC0" w14:textId="77777777" w:rsidR="00200A81" w:rsidRDefault="00200A81">
      <w:pPr>
        <w:spacing w:after="0" w:line="360" w:lineRule="auto"/>
        <w:jc w:val="both"/>
        <w:rPr>
          <w:rFonts w:ascii="Times New Roman" w:eastAsia="Times New Roman" w:hAnsi="Times New Roman" w:cs="Times New Roman"/>
          <w:b/>
          <w:bCs/>
          <w:sz w:val="28"/>
          <w:szCs w:val="28"/>
        </w:rPr>
      </w:pPr>
    </w:p>
    <w:p w14:paraId="6DAACBA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Esta configuração é responsável por armazenar todos builds executados com sucesso pelo Jenkins, ele guardará no diretório </w:t>
      </w:r>
      <w:r>
        <w:rPr>
          <w:rFonts w:ascii="Times New Roman" w:eastAsia="Times New Roman" w:hAnsi="Times New Roman" w:cs="Times New Roman"/>
          <w:bCs/>
          <w:i/>
          <w:sz w:val="28"/>
          <w:szCs w:val="28"/>
        </w:rPr>
        <w:lastRenderedPageBreak/>
        <w:t>/var/lib/jenkins/jobs/'Build Mapskills-app'/workspace/target/</w:t>
      </w:r>
      <w:r>
        <w:rPr>
          <w:rFonts w:ascii="Times New Roman" w:eastAsia="Times New Roman" w:hAnsi="Times New Roman" w:cs="Times New Roman"/>
          <w:bCs/>
          <w:sz w:val="28"/>
          <w:szCs w:val="28"/>
        </w:rPr>
        <w:t xml:space="preserve"> o arquivo mapskills.war.</w:t>
      </w:r>
    </w:p>
    <w:p w14:paraId="4C53DA2D" w14:textId="77777777" w:rsidR="00200A81" w:rsidRDefault="00573AFD">
      <w:pPr>
        <w:spacing w:after="0" w:line="360" w:lineRule="auto"/>
        <w:jc w:val="both"/>
      </w:pPr>
      <w:r>
        <w:rPr>
          <w:noProof/>
          <w:lang w:eastAsia="pt-BR"/>
        </w:rPr>
        <w:drawing>
          <wp:inline distT="0" distB="0" distL="0" distR="0" wp14:anchorId="10FA2344" wp14:editId="67279675">
            <wp:extent cx="5455285" cy="2432685"/>
            <wp:effectExtent l="0" t="0" r="0" b="0"/>
            <wp:docPr id="13" name="Picture" descr="C:\Users\Thiago Fortunato\AppData\Local\Microsoft\Windows\INetCache\Content.Wo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Thiago Fortunato\AppData\Local\Microsoft\Windows\INetCache\Content.Word\app4.png"/>
                    <pic:cNvPicPr>
                      <a:picLocks noChangeAspect="1" noChangeArrowheads="1"/>
                    </pic:cNvPicPr>
                  </pic:nvPicPr>
                  <pic:blipFill>
                    <a:blip r:embed="rId23"/>
                    <a:srcRect l="680" t="16289" b="6635"/>
                    <a:stretch>
                      <a:fillRect/>
                    </a:stretch>
                  </pic:blipFill>
                  <pic:spPr bwMode="auto">
                    <a:xfrm>
                      <a:off x="0" y="0"/>
                      <a:ext cx="5455285" cy="2432685"/>
                    </a:xfrm>
                    <a:prstGeom prst="rect">
                      <a:avLst/>
                    </a:prstGeom>
                    <a:noFill/>
                    <a:ln w="9525">
                      <a:noFill/>
                      <a:miter lim="800000"/>
                      <a:headEnd/>
                      <a:tailEnd/>
                    </a:ln>
                  </pic:spPr>
                </pic:pic>
              </a:graphicData>
            </a:graphic>
          </wp:inline>
        </w:drawing>
      </w:r>
    </w:p>
    <w:p w14:paraId="47E5CAC9" w14:textId="77777777" w:rsidR="00200A81" w:rsidRDefault="00200A81">
      <w:pPr>
        <w:spacing w:after="0" w:line="360" w:lineRule="auto"/>
        <w:jc w:val="both"/>
        <w:rPr>
          <w:rFonts w:ascii="Times New Roman" w:eastAsia="Times New Roman" w:hAnsi="Times New Roman" w:cs="Times New Roman"/>
          <w:bCs/>
          <w:sz w:val="28"/>
          <w:szCs w:val="28"/>
        </w:rPr>
      </w:pPr>
    </w:p>
    <w:p w14:paraId="55A16413"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Deploy Mapskills-app</w:t>
      </w:r>
    </w:p>
    <w:p w14:paraId="2B890BB0" w14:textId="77777777" w:rsidR="00200A81" w:rsidRDefault="00200A81">
      <w:pPr>
        <w:spacing w:after="0" w:line="360" w:lineRule="auto"/>
        <w:jc w:val="both"/>
        <w:rPr>
          <w:rFonts w:ascii="Times New Roman" w:eastAsia="Times New Roman" w:hAnsi="Times New Roman" w:cs="Times New Roman"/>
          <w:b/>
          <w:sz w:val="28"/>
          <w:szCs w:val="28"/>
        </w:rPr>
      </w:pPr>
    </w:p>
    <w:p w14:paraId="4392302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5A4E6AD6" w14:textId="77777777" w:rsidR="00200A81" w:rsidRDefault="00200A81">
      <w:pPr>
        <w:spacing w:after="0" w:line="360" w:lineRule="auto"/>
        <w:jc w:val="both"/>
        <w:rPr>
          <w:rFonts w:ascii="Times New Roman" w:eastAsia="Times New Roman" w:hAnsi="Times New Roman" w:cs="Times New Roman"/>
          <w:b/>
          <w:sz w:val="28"/>
          <w:szCs w:val="28"/>
        </w:rPr>
      </w:pPr>
    </w:p>
    <w:p w14:paraId="0D657AB2"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0920C82C" w14:textId="77777777" w:rsidR="00200A81" w:rsidRDefault="00200A81">
      <w:pPr>
        <w:spacing w:after="0" w:line="360" w:lineRule="auto"/>
        <w:jc w:val="both"/>
        <w:rPr>
          <w:rFonts w:ascii="Times New Roman" w:eastAsia="Times New Roman" w:hAnsi="Times New Roman" w:cs="Times New Roman"/>
          <w:b/>
          <w:sz w:val="28"/>
          <w:szCs w:val="28"/>
        </w:rPr>
      </w:pPr>
    </w:p>
    <w:p w14:paraId="49ABFABA"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Mapskills-app, conforme imagem abaixo.</w:t>
      </w:r>
    </w:p>
    <w:p w14:paraId="65BE9AFE"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noProof/>
          <w:sz w:val="28"/>
          <w:szCs w:val="28"/>
          <w:lang w:eastAsia="pt-BR"/>
        </w:rPr>
        <w:drawing>
          <wp:inline distT="0" distB="0" distL="0" distR="0" wp14:anchorId="74C3ED87" wp14:editId="1B7C4AE2">
            <wp:extent cx="5487670" cy="2522220"/>
            <wp:effectExtent l="0" t="0" r="0" b="0"/>
            <wp:docPr id="14" name="Picture" descr="C:\Users\Thiago Fortunato\AppData\Local\Microsoft\Windows\INetCache\Content.Word\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Thiago Fortunato\AppData\Local\Microsoft\Windows\INetCache\Content.Word\app6.png"/>
                    <pic:cNvPicPr>
                      <a:picLocks noChangeAspect="1" noChangeArrowheads="1"/>
                    </pic:cNvPicPr>
                  </pic:nvPicPr>
                  <pic:blipFill>
                    <a:blip r:embed="rId24"/>
                    <a:srcRect t="12132" b="7584"/>
                    <a:stretch>
                      <a:fillRect/>
                    </a:stretch>
                  </pic:blipFill>
                  <pic:spPr bwMode="auto">
                    <a:xfrm>
                      <a:off x="0" y="0"/>
                      <a:ext cx="5487670" cy="2522220"/>
                    </a:xfrm>
                    <a:prstGeom prst="rect">
                      <a:avLst/>
                    </a:prstGeom>
                    <a:noFill/>
                    <a:ln w="9525">
                      <a:noFill/>
                      <a:miter lim="800000"/>
                      <a:headEnd/>
                      <a:tailEnd/>
                    </a:ln>
                  </pic:spPr>
                </pic:pic>
              </a:graphicData>
            </a:graphic>
          </wp:inline>
        </w:drawing>
      </w:r>
    </w:p>
    <w:p w14:paraId="5C4CF1EA" w14:textId="77777777" w:rsidR="00200A81" w:rsidRDefault="00200A81">
      <w:pPr>
        <w:spacing w:after="0" w:line="360" w:lineRule="auto"/>
        <w:jc w:val="both"/>
        <w:rPr>
          <w:rFonts w:ascii="Times New Roman" w:eastAsia="Times New Roman" w:hAnsi="Times New Roman" w:cs="Times New Roman"/>
          <w:b/>
          <w:bCs/>
          <w:sz w:val="28"/>
          <w:szCs w:val="28"/>
        </w:rPr>
      </w:pPr>
    </w:p>
    <w:p w14:paraId="0EE99094"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315C26D4" w14:textId="77777777" w:rsidR="00200A81" w:rsidRDefault="00200A81">
      <w:pPr>
        <w:spacing w:after="0" w:line="360" w:lineRule="auto"/>
        <w:jc w:val="both"/>
        <w:rPr>
          <w:rFonts w:ascii="Times New Roman" w:eastAsia="Times New Roman" w:hAnsi="Times New Roman" w:cs="Times New Roman"/>
          <w:b/>
          <w:bCs/>
          <w:sz w:val="28"/>
          <w:szCs w:val="28"/>
        </w:rPr>
      </w:pPr>
    </w:p>
    <w:p w14:paraId="374A5B2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mapskills.war para o diretório onde encontra-se o arquivo docker-compose.yml, pois é através dele que todo ambiente necessário para que o Software Mapskills entre em produção.</w:t>
      </w:r>
    </w:p>
    <w:p w14:paraId="3A987DC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071D15A1" w14:textId="77777777" w:rsidR="00200A81" w:rsidRDefault="00573AFD">
      <w:pPr>
        <w:spacing w:after="0" w:line="360" w:lineRule="auto"/>
        <w:jc w:val="both"/>
      </w:pPr>
      <w:r>
        <w:rPr>
          <w:noProof/>
          <w:lang w:eastAsia="pt-BR"/>
        </w:rPr>
        <w:drawing>
          <wp:inline distT="0" distB="0" distL="0" distR="0" wp14:anchorId="0A5176E1" wp14:editId="724A40BF">
            <wp:extent cx="5488305" cy="2364740"/>
            <wp:effectExtent l="0" t="0" r="0" b="0"/>
            <wp:docPr id="15" name="Picture" descr="C:\Users\Thiago Fortunato\AppData\Local\Microsoft\Windows\INetCache\Content.Wor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Thiago Fortunato\AppData\Local\Microsoft\Windows\INetCache\Content.Word\app7.png"/>
                    <pic:cNvPicPr>
                      <a:picLocks noChangeAspect="1" noChangeArrowheads="1"/>
                    </pic:cNvPicPr>
                  </pic:nvPicPr>
                  <pic:blipFill>
                    <a:blip r:embed="rId25"/>
                    <a:srcRect t="13568" b="6009"/>
                    <a:stretch>
                      <a:fillRect/>
                    </a:stretch>
                  </pic:blipFill>
                  <pic:spPr bwMode="auto">
                    <a:xfrm>
                      <a:off x="0" y="0"/>
                      <a:ext cx="5488305" cy="2364740"/>
                    </a:xfrm>
                    <a:prstGeom prst="rect">
                      <a:avLst/>
                    </a:prstGeom>
                    <a:noFill/>
                    <a:ln w="9525">
                      <a:noFill/>
                      <a:miter lim="800000"/>
                      <a:headEnd/>
                      <a:tailEnd/>
                    </a:ln>
                  </pic:spPr>
                </pic:pic>
              </a:graphicData>
            </a:graphic>
          </wp:inline>
        </w:drawing>
      </w:r>
    </w:p>
    <w:p w14:paraId="01D38407" w14:textId="77777777" w:rsidR="00200A81" w:rsidRDefault="00200A81">
      <w:pPr>
        <w:spacing w:after="0" w:line="360" w:lineRule="auto"/>
        <w:jc w:val="both"/>
        <w:rPr>
          <w:rFonts w:ascii="Times New Roman" w:eastAsia="Times New Roman" w:hAnsi="Times New Roman" w:cs="Times New Roman"/>
          <w:bCs/>
          <w:sz w:val="28"/>
          <w:szCs w:val="28"/>
        </w:rPr>
      </w:pPr>
    </w:p>
    <w:p w14:paraId="2A7CBF69"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Build Mapskills-web</w:t>
      </w:r>
    </w:p>
    <w:p w14:paraId="0EC7E1D6" w14:textId="77777777" w:rsidR="00200A81" w:rsidRDefault="00200A81">
      <w:pPr>
        <w:spacing w:after="0" w:line="360" w:lineRule="auto"/>
        <w:jc w:val="both"/>
        <w:rPr>
          <w:rFonts w:ascii="Times New Roman" w:eastAsia="Times New Roman" w:hAnsi="Times New Roman" w:cs="Times New Roman"/>
          <w:b/>
          <w:sz w:val="28"/>
          <w:szCs w:val="28"/>
        </w:rPr>
      </w:pPr>
    </w:p>
    <w:p w14:paraId="252F8C2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2C21BED1" w14:textId="77777777" w:rsidR="00200A81" w:rsidRDefault="00200A81">
      <w:pPr>
        <w:spacing w:after="0" w:line="360" w:lineRule="auto"/>
        <w:jc w:val="both"/>
        <w:rPr>
          <w:rFonts w:ascii="Times New Roman" w:eastAsia="Times New Roman" w:hAnsi="Times New Roman" w:cs="Times New Roman"/>
          <w:sz w:val="28"/>
          <w:szCs w:val="28"/>
        </w:rPr>
      </w:pPr>
    </w:p>
    <w:p w14:paraId="25A2264D"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14:paraId="58A431A9" w14:textId="77777777" w:rsidR="00200A81" w:rsidRDefault="00200A81">
      <w:pPr>
        <w:spacing w:after="0" w:line="360" w:lineRule="auto"/>
        <w:jc w:val="both"/>
        <w:rPr>
          <w:rFonts w:ascii="Times New Roman" w:eastAsia="Times New Roman" w:hAnsi="Times New Roman" w:cs="Times New Roman"/>
          <w:b/>
          <w:sz w:val="28"/>
          <w:szCs w:val="28"/>
        </w:rPr>
      </w:pPr>
    </w:p>
    <w:p w14:paraId="2E120A7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05296569" w14:textId="77777777"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26">
        <w:r>
          <w:rPr>
            <w:rStyle w:val="LinkdaInternet"/>
            <w:rFonts w:ascii="Times New Roman" w:eastAsia="Times New Roman" w:hAnsi="Times New Roman" w:cs="Times New Roman"/>
            <w:sz w:val="28"/>
            <w:szCs w:val="28"/>
          </w:rPr>
          <w:t>https://github.com/Marcelo-Inacio/mapskills-web.git</w:t>
        </w:r>
      </w:hyperlink>
      <w:r>
        <w:rPr>
          <w:rFonts w:ascii="Times New Roman" w:eastAsia="Times New Roman" w:hAnsi="Times New Roman" w:cs="Times New Roman"/>
          <w:i/>
          <w:sz w:val="28"/>
          <w:szCs w:val="28"/>
        </w:rPr>
        <w:t xml:space="preserve"> </w:t>
      </w:r>
    </w:p>
    <w:p w14:paraId="2024144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2329FAC6" w14:textId="77777777" w:rsidR="00200A81" w:rsidRDefault="00573AFD">
      <w:pPr>
        <w:spacing w:after="0" w:line="360" w:lineRule="auto"/>
        <w:jc w:val="both"/>
      </w:pPr>
      <w:r>
        <w:rPr>
          <w:noProof/>
          <w:lang w:eastAsia="pt-BR"/>
        </w:rPr>
        <w:drawing>
          <wp:inline distT="0" distB="0" distL="0" distR="0" wp14:anchorId="25A2C345" wp14:editId="7029E67C">
            <wp:extent cx="5489575" cy="2466975"/>
            <wp:effectExtent l="0" t="0" r="0" b="0"/>
            <wp:docPr id="16" name="Picture" descr="C:\Users\Thiago Fortunato\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Thiago Fortunato\AppData\Local\Microsoft\Windows\INetCache\Content.Word\web2.png"/>
                    <pic:cNvPicPr>
                      <a:picLocks noChangeAspect="1" noChangeArrowheads="1"/>
                    </pic:cNvPicPr>
                  </pic:nvPicPr>
                  <pic:blipFill>
                    <a:blip r:embed="rId27"/>
                    <a:srcRect l="625" t="15982" r="-625" b="5723"/>
                    <a:stretch>
                      <a:fillRect/>
                    </a:stretch>
                  </pic:blipFill>
                  <pic:spPr bwMode="auto">
                    <a:xfrm>
                      <a:off x="0" y="0"/>
                      <a:ext cx="5489575" cy="2466975"/>
                    </a:xfrm>
                    <a:prstGeom prst="rect">
                      <a:avLst/>
                    </a:prstGeom>
                    <a:noFill/>
                    <a:ln w="9525">
                      <a:noFill/>
                      <a:miter lim="800000"/>
                      <a:headEnd/>
                      <a:tailEnd/>
                    </a:ln>
                  </pic:spPr>
                </pic:pic>
              </a:graphicData>
            </a:graphic>
          </wp:inline>
        </w:drawing>
      </w:r>
    </w:p>
    <w:p w14:paraId="1C864CC2"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673B653F"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6CA8199F"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07EBCCA5"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7C168E5C" w14:textId="77777777" w:rsidR="00200A81" w:rsidRDefault="00573AFD">
      <w:pPr>
        <w:spacing w:after="0" w:line="360" w:lineRule="auto"/>
        <w:jc w:val="both"/>
      </w:pPr>
      <w:r>
        <w:rPr>
          <w:noProof/>
          <w:lang w:eastAsia="pt-BR"/>
        </w:rPr>
        <w:lastRenderedPageBreak/>
        <w:drawing>
          <wp:inline distT="0" distB="0" distL="0" distR="0" wp14:anchorId="127C1AA3" wp14:editId="3E168ECB">
            <wp:extent cx="5489575" cy="2840355"/>
            <wp:effectExtent l="0" t="0" r="0" b="0"/>
            <wp:docPr id="17" name="Picture" descr="C:\Users\Thiago Fortunato\AppData\Local\Microsoft\Windows\INetCache\Content.Word\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Thiago Fortunato\AppData\Local\Microsoft\Windows\INetCache\Content.Word\web8.png"/>
                    <pic:cNvPicPr>
                      <a:picLocks noChangeAspect="1" noChangeArrowheads="1"/>
                    </pic:cNvPicPr>
                  </pic:nvPicPr>
                  <pic:blipFill>
                    <a:blip r:embed="rId28"/>
                    <a:stretch>
                      <a:fillRect/>
                    </a:stretch>
                  </pic:blipFill>
                  <pic:spPr bwMode="auto">
                    <a:xfrm>
                      <a:off x="0" y="0"/>
                      <a:ext cx="5489575" cy="2840355"/>
                    </a:xfrm>
                    <a:prstGeom prst="rect">
                      <a:avLst/>
                    </a:prstGeom>
                    <a:noFill/>
                    <a:ln w="9525">
                      <a:noFill/>
                      <a:miter lim="800000"/>
                      <a:headEnd/>
                      <a:tailEnd/>
                    </a:ln>
                  </pic:spPr>
                </pic:pic>
              </a:graphicData>
            </a:graphic>
          </wp:inline>
        </w:drawing>
      </w:r>
    </w:p>
    <w:p w14:paraId="0860570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72F6BDAB"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7ED73012" w14:textId="77777777" w:rsidR="00200A81" w:rsidRDefault="00200A81">
      <w:pPr>
        <w:spacing w:after="0" w:line="360" w:lineRule="auto"/>
        <w:jc w:val="both"/>
        <w:rPr>
          <w:rFonts w:ascii="Times New Roman" w:eastAsia="Times New Roman" w:hAnsi="Times New Roman" w:cs="Times New Roman"/>
          <w:b/>
          <w:bCs/>
          <w:sz w:val="28"/>
          <w:szCs w:val="28"/>
        </w:rPr>
      </w:pPr>
    </w:p>
    <w:p w14:paraId="205C128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Projeto Mapskills-web, foi necessário configura-lo. Este processo é composto por identificar qual versão do Maven será responsável por rodar o comando maven e por definir qual o comando será executado.</w:t>
      </w:r>
    </w:p>
    <w:p w14:paraId="0740C0B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O comando utilizado, irá limpar a pasta Target e instalar os pacotes nos respectivos repositórios. </w:t>
      </w:r>
    </w:p>
    <w:p w14:paraId="5A2DA18A" w14:textId="77777777" w:rsidR="00200A81" w:rsidRDefault="00573AFD">
      <w:pPr>
        <w:spacing w:after="0" w:line="360" w:lineRule="auto"/>
        <w:jc w:val="both"/>
      </w:pPr>
      <w:r>
        <w:rPr>
          <w:noProof/>
          <w:lang w:eastAsia="pt-BR"/>
        </w:rPr>
        <w:drawing>
          <wp:inline distT="0" distB="0" distL="0" distR="0" wp14:anchorId="0270E8B4" wp14:editId="409BE488">
            <wp:extent cx="5489575" cy="2392045"/>
            <wp:effectExtent l="0" t="0" r="0" b="0"/>
            <wp:docPr id="18" name="Picture" descr="C:\Users\Thiago Fortunato\AppData\Local\Microsoft\Windows\INetCache\Content.Word\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Thiago Fortunato\AppData\Local\Microsoft\Windows\INetCache\Content.Word\web4.png"/>
                    <pic:cNvPicPr>
                      <a:picLocks noChangeAspect="1" noChangeArrowheads="1"/>
                    </pic:cNvPicPr>
                  </pic:nvPicPr>
                  <pic:blipFill>
                    <a:blip r:embed="rId29"/>
                    <a:srcRect t="13383" b="10935"/>
                    <a:stretch>
                      <a:fillRect/>
                    </a:stretch>
                  </pic:blipFill>
                  <pic:spPr bwMode="auto">
                    <a:xfrm>
                      <a:off x="0" y="0"/>
                      <a:ext cx="5489575" cy="2392045"/>
                    </a:xfrm>
                    <a:prstGeom prst="rect">
                      <a:avLst/>
                    </a:prstGeom>
                    <a:noFill/>
                    <a:ln w="9525">
                      <a:noFill/>
                      <a:miter lim="800000"/>
                      <a:headEnd/>
                      <a:tailEnd/>
                    </a:ln>
                  </pic:spPr>
                </pic:pic>
              </a:graphicData>
            </a:graphic>
          </wp:inline>
        </w:drawing>
      </w:r>
    </w:p>
    <w:p w14:paraId="239B1768" w14:textId="77777777" w:rsidR="00200A81" w:rsidRDefault="00200A81">
      <w:pPr>
        <w:spacing w:after="0" w:line="360" w:lineRule="auto"/>
        <w:jc w:val="both"/>
        <w:rPr>
          <w:rFonts w:ascii="Times New Roman" w:eastAsia="Times New Roman" w:hAnsi="Times New Roman" w:cs="Times New Roman"/>
          <w:bCs/>
          <w:sz w:val="28"/>
          <w:szCs w:val="28"/>
        </w:rPr>
      </w:pPr>
    </w:p>
    <w:p w14:paraId="0FDDB651" w14:textId="77777777" w:rsidR="00200A81" w:rsidRDefault="00200A81">
      <w:pPr>
        <w:spacing w:after="0" w:line="360" w:lineRule="auto"/>
        <w:jc w:val="both"/>
        <w:rPr>
          <w:rFonts w:ascii="Times New Roman" w:eastAsia="Times New Roman" w:hAnsi="Times New Roman" w:cs="Times New Roman"/>
          <w:bCs/>
          <w:sz w:val="28"/>
          <w:szCs w:val="28"/>
        </w:rPr>
      </w:pPr>
    </w:p>
    <w:p w14:paraId="47A80A7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Deploy Mapskills-web</w:t>
      </w:r>
    </w:p>
    <w:p w14:paraId="14A6EE59" w14:textId="77777777" w:rsidR="00200A81" w:rsidRDefault="00200A81">
      <w:pPr>
        <w:spacing w:after="0" w:line="360" w:lineRule="auto"/>
        <w:jc w:val="both"/>
        <w:rPr>
          <w:rFonts w:ascii="Times New Roman" w:eastAsia="Times New Roman" w:hAnsi="Times New Roman" w:cs="Times New Roman"/>
          <w:b/>
          <w:sz w:val="28"/>
          <w:szCs w:val="28"/>
        </w:rPr>
      </w:pPr>
    </w:p>
    <w:p w14:paraId="631281C1"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5808B682" w14:textId="77777777" w:rsidR="00200A81" w:rsidRDefault="00200A81">
      <w:pPr>
        <w:spacing w:after="0" w:line="360" w:lineRule="auto"/>
        <w:jc w:val="both"/>
        <w:rPr>
          <w:rFonts w:ascii="Times New Roman" w:eastAsia="Times New Roman" w:hAnsi="Times New Roman" w:cs="Times New Roman"/>
          <w:b/>
          <w:sz w:val="28"/>
          <w:szCs w:val="28"/>
        </w:rPr>
      </w:pPr>
    </w:p>
    <w:p w14:paraId="614E7A8F"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1AC097EB" w14:textId="77777777" w:rsidR="00200A81" w:rsidRDefault="00200A81">
      <w:pPr>
        <w:spacing w:after="0" w:line="360" w:lineRule="auto"/>
        <w:jc w:val="both"/>
        <w:rPr>
          <w:rFonts w:ascii="Times New Roman" w:eastAsia="Times New Roman" w:hAnsi="Times New Roman" w:cs="Times New Roman"/>
          <w:b/>
          <w:sz w:val="28"/>
          <w:szCs w:val="28"/>
        </w:rPr>
      </w:pPr>
    </w:p>
    <w:p w14:paraId="6990CF4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Mapskills-web, conforme imagem abaixo.</w:t>
      </w:r>
    </w:p>
    <w:p w14:paraId="736D1735"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eastAsia="pt-BR"/>
        </w:rPr>
        <w:drawing>
          <wp:inline distT="0" distB="0" distL="0" distR="0" wp14:anchorId="379B1684" wp14:editId="53BBA004">
            <wp:extent cx="5489575" cy="2073275"/>
            <wp:effectExtent l="0" t="0" r="0" b="0"/>
            <wp:docPr id="19" name="Picture" descr="C:\Users\Thiago Fortunato\AppData\Local\Microsoft\Windows\INetCache\Content.Word\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Thiago Fortunato\AppData\Local\Microsoft\Windows\INetCache\Content.Word\web6.png"/>
                    <pic:cNvPicPr>
                      <a:picLocks noChangeAspect="1" noChangeArrowheads="1"/>
                    </pic:cNvPicPr>
                  </pic:nvPicPr>
                  <pic:blipFill>
                    <a:blip r:embed="rId30"/>
                    <a:srcRect t="13383" b="22088"/>
                    <a:stretch>
                      <a:fillRect/>
                    </a:stretch>
                  </pic:blipFill>
                  <pic:spPr bwMode="auto">
                    <a:xfrm>
                      <a:off x="0" y="0"/>
                      <a:ext cx="5489575" cy="2073275"/>
                    </a:xfrm>
                    <a:prstGeom prst="rect">
                      <a:avLst/>
                    </a:prstGeom>
                    <a:noFill/>
                    <a:ln w="9525">
                      <a:noFill/>
                      <a:miter lim="800000"/>
                      <a:headEnd/>
                      <a:tailEnd/>
                    </a:ln>
                  </pic:spPr>
                </pic:pic>
              </a:graphicData>
            </a:graphic>
          </wp:inline>
        </w:drawing>
      </w:r>
    </w:p>
    <w:p w14:paraId="3B20377A" w14:textId="77777777" w:rsidR="00200A81" w:rsidRDefault="00200A81">
      <w:pPr>
        <w:spacing w:after="0" w:line="360" w:lineRule="auto"/>
        <w:jc w:val="both"/>
        <w:rPr>
          <w:rFonts w:ascii="Times New Roman" w:eastAsia="Times New Roman" w:hAnsi="Times New Roman" w:cs="Times New Roman"/>
          <w:b/>
          <w:bCs/>
          <w:sz w:val="28"/>
          <w:szCs w:val="28"/>
        </w:rPr>
      </w:pPr>
    </w:p>
    <w:p w14:paraId="5DFD1A76"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51ED0439" w14:textId="77777777" w:rsidR="00200A81" w:rsidRDefault="00200A81">
      <w:pPr>
        <w:spacing w:after="0" w:line="360" w:lineRule="auto"/>
        <w:jc w:val="both"/>
        <w:rPr>
          <w:rFonts w:ascii="Times New Roman" w:eastAsia="Times New Roman" w:hAnsi="Times New Roman" w:cs="Times New Roman"/>
          <w:b/>
          <w:bCs/>
          <w:sz w:val="28"/>
          <w:szCs w:val="28"/>
        </w:rPr>
      </w:pPr>
    </w:p>
    <w:p w14:paraId="0CC7D30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mapskills-web.war para o diretório onde encontra-se o arquivo docker-compose.yml, pois é através dele que todo ambiente necessário para que o Software Mapskills entre em produção.</w:t>
      </w:r>
    </w:p>
    <w:p w14:paraId="68F68E1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55B652E3" w14:textId="77777777" w:rsidR="00200A81" w:rsidRDefault="00573AFD">
      <w:pPr>
        <w:spacing w:after="0" w:line="360" w:lineRule="auto"/>
        <w:jc w:val="both"/>
      </w:pPr>
      <w:r>
        <w:rPr>
          <w:noProof/>
          <w:lang w:eastAsia="pt-BR"/>
        </w:rPr>
        <w:lastRenderedPageBreak/>
        <w:drawing>
          <wp:inline distT="0" distB="0" distL="0" distR="0" wp14:anchorId="5FF6A007" wp14:editId="13661FF0">
            <wp:extent cx="5489575" cy="1647825"/>
            <wp:effectExtent l="0" t="0" r="0" b="0"/>
            <wp:docPr id="20" name="Picture" descr="C:\Users\Thiago Fortunato\AppData\Local\Microsoft\Windows\INetCache\Content.Word\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Thiago Fortunato\AppData\Local\Microsoft\Windows\INetCache\Content.Word\web7.png"/>
                    <pic:cNvPicPr>
                      <a:picLocks noChangeAspect="1" noChangeArrowheads="1"/>
                    </pic:cNvPicPr>
                  </pic:nvPicPr>
                  <pic:blipFill>
                    <a:blip r:embed="rId31"/>
                    <a:srcRect t="13757" b="36593"/>
                    <a:stretch>
                      <a:fillRect/>
                    </a:stretch>
                  </pic:blipFill>
                  <pic:spPr bwMode="auto">
                    <a:xfrm>
                      <a:off x="0" y="0"/>
                      <a:ext cx="5489575" cy="1647825"/>
                    </a:xfrm>
                    <a:prstGeom prst="rect">
                      <a:avLst/>
                    </a:prstGeom>
                    <a:noFill/>
                    <a:ln w="9525">
                      <a:noFill/>
                      <a:miter lim="800000"/>
                      <a:headEnd/>
                      <a:tailEnd/>
                    </a:ln>
                  </pic:spPr>
                </pic:pic>
              </a:graphicData>
            </a:graphic>
          </wp:inline>
        </w:drawing>
      </w:r>
    </w:p>
    <w:p w14:paraId="4E96A754" w14:textId="77777777" w:rsidR="00200A81" w:rsidRDefault="00200A81">
      <w:pPr>
        <w:spacing w:after="0" w:line="360" w:lineRule="auto"/>
        <w:jc w:val="both"/>
        <w:rPr>
          <w:rFonts w:ascii="Times New Roman" w:eastAsia="Times New Roman" w:hAnsi="Times New Roman" w:cs="Times New Roman"/>
          <w:bCs/>
          <w:sz w:val="28"/>
          <w:szCs w:val="28"/>
        </w:rPr>
      </w:pPr>
    </w:p>
    <w:p w14:paraId="049E2BB1" w14:textId="77777777" w:rsidR="00200A81" w:rsidRDefault="00200A81">
      <w:pPr>
        <w:spacing w:after="0" w:line="360" w:lineRule="auto"/>
        <w:jc w:val="both"/>
        <w:rPr>
          <w:rFonts w:ascii="Times New Roman" w:eastAsia="Times New Roman" w:hAnsi="Times New Roman" w:cs="Times New Roman"/>
          <w:bCs/>
          <w:sz w:val="28"/>
          <w:szCs w:val="28"/>
        </w:rPr>
      </w:pPr>
    </w:p>
    <w:p w14:paraId="42FEE78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Imagem Mapskills-Tomcat8</w:t>
      </w:r>
    </w:p>
    <w:p w14:paraId="4805627D" w14:textId="77777777" w:rsidR="00200A81" w:rsidRDefault="00200A81">
      <w:pPr>
        <w:spacing w:after="0" w:line="360" w:lineRule="auto"/>
        <w:jc w:val="both"/>
        <w:rPr>
          <w:rFonts w:ascii="Times New Roman" w:eastAsia="Times New Roman" w:hAnsi="Times New Roman" w:cs="Times New Roman"/>
          <w:b/>
          <w:bCs/>
          <w:sz w:val="28"/>
          <w:szCs w:val="28"/>
        </w:rPr>
      </w:pPr>
    </w:p>
    <w:p w14:paraId="11A028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Imagem responsável por gerar os containers que hospedarão os arquivos mapskills.war e mapskills-web.war. É acessada através da porta 8080, contendo todos arquivo de configurações padrão do Servidor Tomcat-8.5 com Java 8 já instalado. Esta imagem tem como base a Imagem Alpine, que tem a finalidade de reduzir o seu tamanho, rodando apenas 1 processo java, para execução da aplicação. O tamanho final desta imagem é de 334 Mb.</w:t>
      </w:r>
    </w:p>
    <w:p w14:paraId="4841A76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disponibilizar a Imagem no Repositório Docker foi é necessário utilizar do comando Docker push, conforme imagem abaixo</w:t>
      </w:r>
    </w:p>
    <w:p w14:paraId="19C115D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noProof/>
          <w:sz w:val="28"/>
          <w:szCs w:val="28"/>
          <w:lang w:eastAsia="pt-BR"/>
        </w:rPr>
        <w:drawing>
          <wp:inline distT="0" distB="0" distL="0" distR="0" wp14:anchorId="4FE3E32C" wp14:editId="748EF688">
            <wp:extent cx="4486275" cy="4667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2"/>
                    <a:stretch>
                      <a:fillRect/>
                    </a:stretch>
                  </pic:blipFill>
                  <pic:spPr bwMode="auto">
                    <a:xfrm>
                      <a:off x="0" y="0"/>
                      <a:ext cx="4486275" cy="466725"/>
                    </a:xfrm>
                    <a:prstGeom prst="rect">
                      <a:avLst/>
                    </a:prstGeom>
                    <a:noFill/>
                    <a:ln w="9525">
                      <a:noFill/>
                      <a:miter lim="800000"/>
                      <a:headEnd/>
                      <a:tailEnd/>
                    </a:ln>
                  </pic:spPr>
                </pic:pic>
              </a:graphicData>
            </a:graphic>
          </wp:inline>
        </w:drawing>
      </w:r>
    </w:p>
    <w:p w14:paraId="1F7045CE"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3132C21C" w14:textId="77777777" w:rsidR="00200A81" w:rsidRDefault="00573AFD">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baixar a imagem do Repositório Docker é necessário rodar o seguinte comando:</w:t>
      </w:r>
    </w:p>
    <w:p w14:paraId="034D7096" w14:textId="77777777" w:rsidR="00200A81" w:rsidRDefault="00573AFD">
      <w:pPr>
        <w:jc w:val="center"/>
      </w:pPr>
      <w:r>
        <w:rPr>
          <w:noProof/>
          <w:lang w:eastAsia="pt-BR"/>
        </w:rPr>
        <w:drawing>
          <wp:inline distT="0" distB="0" distL="0" distR="0" wp14:anchorId="2B94C0A9" wp14:editId="04AFD39D">
            <wp:extent cx="5490845" cy="96329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3"/>
                    <a:stretch>
                      <a:fillRect/>
                    </a:stretch>
                  </pic:blipFill>
                  <pic:spPr bwMode="auto">
                    <a:xfrm>
                      <a:off x="0" y="0"/>
                      <a:ext cx="5490845" cy="963295"/>
                    </a:xfrm>
                    <a:prstGeom prst="rect">
                      <a:avLst/>
                    </a:prstGeom>
                    <a:noFill/>
                    <a:ln w="9525">
                      <a:noFill/>
                      <a:miter lim="800000"/>
                      <a:headEnd/>
                      <a:tailEnd/>
                    </a:ln>
                  </pic:spPr>
                </pic:pic>
              </a:graphicData>
            </a:graphic>
          </wp:inline>
        </w:drawing>
      </w:r>
    </w:p>
    <w:p w14:paraId="4CE4D7C0" w14:textId="77777777" w:rsidR="00200A81" w:rsidRDefault="00200A81">
      <w:pPr>
        <w:spacing w:after="0" w:line="360" w:lineRule="auto"/>
        <w:jc w:val="both"/>
        <w:rPr>
          <w:rFonts w:ascii="Times New Roman" w:eastAsia="Times New Roman" w:hAnsi="Times New Roman" w:cs="Times New Roman"/>
          <w:bCs/>
          <w:sz w:val="32"/>
          <w:szCs w:val="32"/>
        </w:rPr>
      </w:pPr>
    </w:p>
    <w:p w14:paraId="0235AF82" w14:textId="77777777" w:rsidR="00200A81" w:rsidRDefault="00200A81">
      <w:pPr>
        <w:spacing w:after="0" w:line="360" w:lineRule="auto"/>
        <w:jc w:val="both"/>
        <w:rPr>
          <w:rFonts w:ascii="Times New Roman" w:eastAsia="Times New Roman" w:hAnsi="Times New Roman" w:cs="Times New Roman"/>
          <w:bCs/>
          <w:sz w:val="32"/>
          <w:szCs w:val="32"/>
        </w:rPr>
      </w:pPr>
    </w:p>
    <w:p w14:paraId="609AAEAB" w14:textId="77777777" w:rsidR="00200A81" w:rsidRDefault="00200A81">
      <w:pPr>
        <w:spacing w:after="0" w:line="360" w:lineRule="auto"/>
        <w:jc w:val="both"/>
        <w:rPr>
          <w:rFonts w:ascii="Times New Roman" w:eastAsia="Times New Roman" w:hAnsi="Times New Roman" w:cs="Times New Roman"/>
          <w:bCs/>
          <w:sz w:val="32"/>
          <w:szCs w:val="32"/>
        </w:rPr>
      </w:pPr>
    </w:p>
    <w:p w14:paraId="292BC8EA"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Imagem Mapskills-mysql</w:t>
      </w:r>
    </w:p>
    <w:p w14:paraId="0FC78DF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759E88E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Imagem base para o container que está contigo o Banco de Dados Relacional Mysql 5.6, para configura-lo primeiramente foi baixado a versão da Imagem Oficial do Mysql e realizado todas configurações como:</w:t>
      </w:r>
    </w:p>
    <w:p w14:paraId="5DF72B5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Configuração de Senha para acesso ROOT;</w:t>
      </w:r>
    </w:p>
    <w:p w14:paraId="6E4744A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Definição do nome do container;</w:t>
      </w:r>
    </w:p>
    <w:p w14:paraId="3F21D1E0"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Definir porta para acesso remoto da Base de Dados;</w:t>
      </w:r>
    </w:p>
    <w:p w14:paraId="0F7D472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abaixo baixou a Imagem mysql:5.6, configurou e inicializou o container.</w:t>
      </w:r>
    </w:p>
    <w:p w14:paraId="541EA523" w14:textId="77777777" w:rsidR="00200A81" w:rsidRDefault="00573AFD">
      <w:pPr>
        <w:spacing w:after="0" w:line="360" w:lineRule="auto"/>
        <w:jc w:val="both"/>
      </w:pPr>
      <w:r>
        <w:rPr>
          <w:noProof/>
          <w:lang w:eastAsia="pt-BR"/>
        </w:rPr>
        <w:drawing>
          <wp:inline distT="0" distB="0" distL="0" distR="0" wp14:anchorId="6855D4B2" wp14:editId="3FCDA660">
            <wp:extent cx="5490845" cy="39052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4"/>
                    <a:stretch>
                      <a:fillRect/>
                    </a:stretch>
                  </pic:blipFill>
                  <pic:spPr bwMode="auto">
                    <a:xfrm>
                      <a:off x="0" y="0"/>
                      <a:ext cx="5490845" cy="390525"/>
                    </a:xfrm>
                    <a:prstGeom prst="rect">
                      <a:avLst/>
                    </a:prstGeom>
                    <a:noFill/>
                    <a:ln w="9525">
                      <a:noFill/>
                      <a:miter lim="800000"/>
                      <a:headEnd/>
                      <a:tailEnd/>
                    </a:ln>
                  </pic:spPr>
                </pic:pic>
              </a:graphicData>
            </a:graphic>
          </wp:inline>
        </w:drawing>
      </w:r>
    </w:p>
    <w:p w14:paraId="36B21BFD" w14:textId="77777777" w:rsidR="00200A81" w:rsidRDefault="00200A81">
      <w:pPr>
        <w:spacing w:after="0" w:line="360" w:lineRule="auto"/>
        <w:jc w:val="both"/>
        <w:rPr>
          <w:rFonts w:ascii="Times New Roman" w:eastAsia="Times New Roman" w:hAnsi="Times New Roman" w:cs="Times New Roman"/>
          <w:bCs/>
          <w:sz w:val="28"/>
          <w:szCs w:val="28"/>
        </w:rPr>
      </w:pPr>
    </w:p>
    <w:p w14:paraId="69E87E7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acessar o Banco de Dados foi utilizado o seguinte comando:</w:t>
      </w:r>
    </w:p>
    <w:p w14:paraId="1747A479" w14:textId="77777777" w:rsidR="00200A81" w:rsidRDefault="00573AFD">
      <w:pPr>
        <w:spacing w:after="0" w:line="360" w:lineRule="auto"/>
        <w:jc w:val="center"/>
      </w:pPr>
      <w:r>
        <w:rPr>
          <w:noProof/>
          <w:lang w:eastAsia="pt-BR"/>
        </w:rPr>
        <w:drawing>
          <wp:inline distT="0" distB="0" distL="0" distR="0" wp14:anchorId="4F74986D" wp14:editId="4708687C">
            <wp:extent cx="5490845" cy="174180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5"/>
                    <a:stretch>
                      <a:fillRect/>
                    </a:stretch>
                  </pic:blipFill>
                  <pic:spPr bwMode="auto">
                    <a:xfrm>
                      <a:off x="0" y="0"/>
                      <a:ext cx="5490845" cy="1741805"/>
                    </a:xfrm>
                    <a:prstGeom prst="rect">
                      <a:avLst/>
                    </a:prstGeom>
                    <a:noFill/>
                    <a:ln w="9525">
                      <a:noFill/>
                      <a:miter lim="800000"/>
                      <a:headEnd/>
                      <a:tailEnd/>
                    </a:ln>
                  </pic:spPr>
                </pic:pic>
              </a:graphicData>
            </a:graphic>
          </wp:inline>
        </w:drawing>
      </w:r>
    </w:p>
    <w:p w14:paraId="327D6D4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10D53267"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Nele, foi criado o usuário Mapskills, dado permissões de acesso remoto e criado a Base de Dados para que a Aplicação Mapskills.war persista todos dados.</w:t>
      </w:r>
    </w:p>
    <w:p w14:paraId="5DFB607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Após todas realizar todas configurações no container e deixa-lo pronto para uso, foi utilizado 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 xml:space="preserve">, e gerado uma imagem totalmente customizada do container. </w:t>
      </w:r>
    </w:p>
    <w:p w14:paraId="0FAFFD1D" w14:textId="77777777" w:rsidR="00200A81" w:rsidRDefault="00573AFD">
      <w:pPr>
        <w:spacing w:after="0" w:line="360" w:lineRule="auto"/>
        <w:jc w:val="center"/>
      </w:pPr>
      <w:r>
        <w:rPr>
          <w:noProof/>
          <w:lang w:eastAsia="pt-BR"/>
        </w:rPr>
        <w:drawing>
          <wp:inline distT="0" distB="0" distL="0" distR="0" wp14:anchorId="289D438D" wp14:editId="34353E48">
            <wp:extent cx="5372100" cy="50482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6"/>
                    <a:stretch>
                      <a:fillRect/>
                    </a:stretch>
                  </pic:blipFill>
                  <pic:spPr bwMode="auto">
                    <a:xfrm>
                      <a:off x="0" y="0"/>
                      <a:ext cx="5372100" cy="504825"/>
                    </a:xfrm>
                    <a:prstGeom prst="rect">
                      <a:avLst/>
                    </a:prstGeom>
                    <a:noFill/>
                    <a:ln w="9525">
                      <a:noFill/>
                      <a:miter lim="800000"/>
                      <a:headEnd/>
                      <a:tailEnd/>
                    </a:ln>
                  </pic:spPr>
                </pic:pic>
              </a:graphicData>
            </a:graphic>
          </wp:inline>
        </w:drawing>
      </w:r>
    </w:p>
    <w:p w14:paraId="6D8DF32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t>E por último, realizado o deploy desta imagem no Docker Hub.</w:t>
      </w:r>
    </w:p>
    <w:p w14:paraId="79B568FE" w14:textId="77777777" w:rsidR="00200A81" w:rsidRDefault="00573AFD">
      <w:pPr>
        <w:spacing w:after="0" w:line="360" w:lineRule="auto"/>
        <w:jc w:val="center"/>
      </w:pPr>
      <w:r>
        <w:rPr>
          <w:noProof/>
          <w:lang w:eastAsia="pt-BR"/>
        </w:rPr>
        <w:drawing>
          <wp:inline distT="0" distB="0" distL="0" distR="0" wp14:anchorId="79A323A0" wp14:editId="029A984E">
            <wp:extent cx="5490845" cy="170688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7"/>
                    <a:stretch>
                      <a:fillRect/>
                    </a:stretch>
                  </pic:blipFill>
                  <pic:spPr bwMode="auto">
                    <a:xfrm>
                      <a:off x="0" y="0"/>
                      <a:ext cx="5490845" cy="1706880"/>
                    </a:xfrm>
                    <a:prstGeom prst="rect">
                      <a:avLst/>
                    </a:prstGeom>
                    <a:noFill/>
                    <a:ln w="9525">
                      <a:noFill/>
                      <a:miter lim="800000"/>
                      <a:headEnd/>
                      <a:tailEnd/>
                    </a:ln>
                  </pic:spPr>
                </pic:pic>
              </a:graphicData>
            </a:graphic>
          </wp:inline>
        </w:drawing>
      </w:r>
    </w:p>
    <w:p w14:paraId="3F89CC0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Para realizar o download dessa Imagem Mysql é necessário rodar o comando </w:t>
      </w:r>
      <w:r>
        <w:rPr>
          <w:rFonts w:ascii="Times New Roman" w:eastAsia="Times New Roman" w:hAnsi="Times New Roman" w:cs="Times New Roman"/>
          <w:bCs/>
          <w:i/>
          <w:sz w:val="28"/>
          <w:szCs w:val="28"/>
          <w:u w:val="single"/>
        </w:rPr>
        <w:t>docker pull</w:t>
      </w:r>
      <w:r>
        <w:rPr>
          <w:rFonts w:ascii="Times New Roman" w:eastAsia="Times New Roman" w:hAnsi="Times New Roman" w:cs="Times New Roman"/>
          <w:bCs/>
          <w:sz w:val="28"/>
          <w:szCs w:val="28"/>
        </w:rPr>
        <w:t>. Esta imagem já conterá todas configurações realizadas nos comandos acima.</w:t>
      </w:r>
    </w:p>
    <w:p w14:paraId="2465678A" w14:textId="77777777" w:rsidR="00200A81" w:rsidRDefault="00573AFD">
      <w:pPr>
        <w:spacing w:after="0" w:line="360" w:lineRule="auto"/>
        <w:jc w:val="center"/>
      </w:pPr>
      <w:r>
        <w:rPr>
          <w:noProof/>
          <w:lang w:eastAsia="pt-BR"/>
        </w:rPr>
        <w:drawing>
          <wp:inline distT="0" distB="0" distL="0" distR="0" wp14:anchorId="7FD1A074" wp14:editId="28058438">
            <wp:extent cx="3933825" cy="46672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8"/>
                    <a:stretch>
                      <a:fillRect/>
                    </a:stretch>
                  </pic:blipFill>
                  <pic:spPr bwMode="auto">
                    <a:xfrm>
                      <a:off x="0" y="0"/>
                      <a:ext cx="3933825" cy="466725"/>
                    </a:xfrm>
                    <a:prstGeom prst="rect">
                      <a:avLst/>
                    </a:prstGeom>
                    <a:noFill/>
                    <a:ln w="9525">
                      <a:noFill/>
                      <a:miter lim="800000"/>
                      <a:headEnd/>
                      <a:tailEnd/>
                    </a:ln>
                  </pic:spPr>
                </pic:pic>
              </a:graphicData>
            </a:graphic>
          </wp:inline>
        </w:drawing>
      </w:r>
    </w:p>
    <w:p w14:paraId="6141CCAF" w14:textId="77777777" w:rsidR="00200A81" w:rsidRDefault="00200A81">
      <w:pPr>
        <w:spacing w:after="0" w:line="360" w:lineRule="auto"/>
        <w:jc w:val="both"/>
        <w:rPr>
          <w:rFonts w:ascii="Times New Roman" w:eastAsia="Times New Roman" w:hAnsi="Times New Roman" w:cs="Times New Roman"/>
          <w:bCs/>
          <w:sz w:val="32"/>
          <w:szCs w:val="32"/>
        </w:rPr>
      </w:pPr>
    </w:p>
    <w:p w14:paraId="34562E37"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Mapskills-Nexus</w:t>
      </w:r>
    </w:p>
    <w:p w14:paraId="6937C93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Imagem responsável por armazenar todos artefatos que foram gerados após o build finalizado com sucesso feito pelo Jenkins. Para acesso a esta imagem é necessário liberar a porta 8081. </w:t>
      </w:r>
    </w:p>
    <w:p w14:paraId="1C306ADA"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Primeiramente foi utilizado o comando </w:t>
      </w:r>
      <w:r>
        <w:rPr>
          <w:rFonts w:ascii="Times New Roman" w:eastAsia="Times New Roman" w:hAnsi="Times New Roman" w:cs="Times New Roman"/>
          <w:bCs/>
          <w:i/>
          <w:sz w:val="28"/>
          <w:szCs w:val="28"/>
        </w:rPr>
        <w:t>docker run</w:t>
      </w:r>
      <w:r>
        <w:rPr>
          <w:rFonts w:ascii="Times New Roman" w:eastAsia="Times New Roman" w:hAnsi="Times New Roman" w:cs="Times New Roman"/>
          <w:bCs/>
          <w:sz w:val="28"/>
          <w:szCs w:val="28"/>
        </w:rPr>
        <w:t xml:space="preserve"> para fazer download da imagem ofical do Nexus Sonotype 3 disponibilizada no Docker Hub e criado um container de nome mapskills-nexus.  </w:t>
      </w:r>
    </w:p>
    <w:p w14:paraId="087FF56E" w14:textId="77777777" w:rsidR="00200A81" w:rsidRDefault="00573AFD">
      <w:pPr>
        <w:spacing w:after="0" w:line="360" w:lineRule="auto"/>
        <w:ind w:firstLine="708"/>
        <w:jc w:val="center"/>
      </w:pPr>
      <w:r>
        <w:rPr>
          <w:noProof/>
          <w:lang w:eastAsia="pt-BR"/>
        </w:rPr>
        <w:drawing>
          <wp:inline distT="0" distB="0" distL="0" distR="0" wp14:anchorId="76AE2F7B" wp14:editId="13608B68">
            <wp:extent cx="4562475" cy="742950"/>
            <wp:effectExtent l="0" t="0" r="0" b="0"/>
            <wp:docPr id="28" name="Picture" descr="Z:\home\sofware03\TG\TG-Mapskills\Imagens\docker\docker nex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Z:\home\sofware03\TG\TG-Mapskills\Imagens\docker\docker nexus.png"/>
                    <pic:cNvPicPr>
                      <a:picLocks noChangeAspect="1" noChangeArrowheads="1"/>
                    </pic:cNvPicPr>
                  </pic:nvPicPr>
                  <pic:blipFill>
                    <a:blip r:embed="rId39"/>
                    <a:srcRect r="76113" b="100650"/>
                    <a:stretch>
                      <a:fillRect/>
                    </a:stretch>
                  </pic:blipFill>
                  <pic:spPr bwMode="auto">
                    <a:xfrm>
                      <a:off x="0" y="0"/>
                      <a:ext cx="4581525" cy="746052"/>
                    </a:xfrm>
                    <a:prstGeom prst="rect">
                      <a:avLst/>
                    </a:prstGeom>
                    <a:noFill/>
                    <a:ln w="9525">
                      <a:noFill/>
                      <a:miter lim="800000"/>
                      <a:headEnd/>
                      <a:tailEnd/>
                    </a:ln>
                  </pic:spPr>
                </pic:pic>
              </a:graphicData>
            </a:graphic>
          </wp:inline>
        </w:drawing>
      </w:r>
    </w:p>
    <w:p w14:paraId="2FF73456"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99F83A3"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789C720"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BA8F855"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5C4BA952"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Apos configurado o container liberando a porta 8081 e criado um usuario Mapskills para acesso, foi gerado uma Imagem baseada neste container através do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w:t>
      </w:r>
    </w:p>
    <w:p w14:paraId="5DABA3D3"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1CB8CB38" w14:textId="77777777" w:rsidR="00200A81" w:rsidRDefault="00573AFD">
      <w:pPr>
        <w:spacing w:after="0" w:line="360" w:lineRule="auto"/>
        <w:ind w:firstLine="708"/>
        <w:jc w:val="center"/>
      </w:pPr>
      <w:r>
        <w:rPr>
          <w:noProof/>
          <w:lang w:eastAsia="pt-BR"/>
        </w:rPr>
        <w:drawing>
          <wp:inline distT="0" distB="0" distL="0" distR="0" wp14:anchorId="79D0C2DC" wp14:editId="58D066F5">
            <wp:extent cx="4591685" cy="523875"/>
            <wp:effectExtent l="0" t="0" r="0" b="0"/>
            <wp:docPr id="29" name="Picture" descr="Z:\home\sofware03\TG\TG-Mapskills\Imagens\docker\docker nex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Z:\home\sofware03\TG\TG-Mapskills\Imagens\docker\docker nexus2.png"/>
                    <pic:cNvPicPr>
                      <a:picLocks noChangeAspect="1" noChangeArrowheads="1"/>
                    </pic:cNvPicPr>
                  </pic:nvPicPr>
                  <pic:blipFill>
                    <a:blip r:embed="rId40"/>
                    <a:srcRect r="80051" b="102318"/>
                    <a:stretch>
                      <a:fillRect/>
                    </a:stretch>
                  </pic:blipFill>
                  <pic:spPr bwMode="auto">
                    <a:xfrm>
                      <a:off x="0" y="0"/>
                      <a:ext cx="4591685" cy="523875"/>
                    </a:xfrm>
                    <a:prstGeom prst="rect">
                      <a:avLst/>
                    </a:prstGeom>
                    <a:noFill/>
                    <a:ln w="9525">
                      <a:noFill/>
                      <a:miter lim="800000"/>
                      <a:headEnd/>
                      <a:tailEnd/>
                    </a:ln>
                  </pic:spPr>
                </pic:pic>
              </a:graphicData>
            </a:graphic>
          </wp:inline>
        </w:drawing>
      </w:r>
    </w:p>
    <w:p w14:paraId="7858D697"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032D685A"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descrito a baixo permite ao usuario baixar a Imagem Mapskills-Nexus do Repositorio Docker.</w:t>
      </w:r>
    </w:p>
    <w:p w14:paraId="0009042A" w14:textId="77777777" w:rsidR="00200A81" w:rsidRDefault="00573AFD">
      <w:pPr>
        <w:spacing w:after="0" w:line="360" w:lineRule="auto"/>
        <w:ind w:firstLine="708"/>
        <w:jc w:val="center"/>
      </w:pPr>
      <w:r>
        <w:rPr>
          <w:noProof/>
          <w:lang w:eastAsia="pt-BR"/>
        </w:rPr>
        <w:drawing>
          <wp:inline distT="0" distB="0" distL="0" distR="0" wp14:anchorId="4E0ABAB7" wp14:editId="0CA9E609">
            <wp:extent cx="4686300" cy="669290"/>
            <wp:effectExtent l="0" t="0" r="0" b="0"/>
            <wp:docPr id="30" name="Picture" descr="Z:\home\sofware03\TG\TG-Mapskills\Imagens\docker\docker nexu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Z:\home\sofware03\TG\TG-Mapskills\Imagens\docker\docker nexus3.png"/>
                    <pic:cNvPicPr>
                      <a:picLocks noChangeAspect="1" noChangeArrowheads="1"/>
                    </pic:cNvPicPr>
                  </pic:nvPicPr>
                  <pic:blipFill>
                    <a:blip r:embed="rId41"/>
                    <a:srcRect r="86988" b="102649"/>
                    <a:stretch>
                      <a:fillRect/>
                    </a:stretch>
                  </pic:blipFill>
                  <pic:spPr bwMode="auto">
                    <a:xfrm>
                      <a:off x="0" y="0"/>
                      <a:ext cx="4686300" cy="669290"/>
                    </a:xfrm>
                    <a:prstGeom prst="rect">
                      <a:avLst/>
                    </a:prstGeom>
                    <a:noFill/>
                    <a:ln w="9525">
                      <a:noFill/>
                      <a:miter lim="800000"/>
                      <a:headEnd/>
                      <a:tailEnd/>
                    </a:ln>
                  </pic:spPr>
                </pic:pic>
              </a:graphicData>
            </a:graphic>
          </wp:inline>
        </w:drawing>
      </w:r>
    </w:p>
    <w:p w14:paraId="74F16CF7" w14:textId="77777777" w:rsidR="00200A81" w:rsidRDefault="00200A81">
      <w:pPr>
        <w:spacing w:after="0" w:line="360" w:lineRule="auto"/>
        <w:jc w:val="both"/>
        <w:rPr>
          <w:rFonts w:ascii="Times New Roman" w:eastAsia="Times New Roman" w:hAnsi="Times New Roman" w:cs="Times New Roman"/>
          <w:bCs/>
          <w:sz w:val="32"/>
          <w:szCs w:val="32"/>
        </w:rPr>
      </w:pPr>
    </w:p>
    <w:p w14:paraId="6CEE28EC"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Mapskills-cAdivisor</w:t>
      </w:r>
    </w:p>
    <w:p w14:paraId="07A4D5E8" w14:textId="77777777" w:rsidR="00200A81" w:rsidRDefault="00200A81">
      <w:pPr>
        <w:spacing w:after="0" w:line="360" w:lineRule="auto"/>
        <w:jc w:val="both"/>
        <w:rPr>
          <w:rFonts w:ascii="Times New Roman" w:eastAsia="Times New Roman" w:hAnsi="Times New Roman" w:cs="Times New Roman"/>
          <w:bCs/>
          <w:sz w:val="32"/>
          <w:szCs w:val="32"/>
        </w:rPr>
      </w:pPr>
    </w:p>
    <w:p w14:paraId="59AED59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Mapskills-cAdivisor e uma imagem que auxiliara no gerenciamento das imagens e containers utilizados no host. Com esta imagem e possivel monitorar todos processos e saber em tempo real todo funcionamento do host alocado.</w:t>
      </w:r>
    </w:p>
    <w:p w14:paraId="2345A1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Seguindo o conceito aplicado na Imagem Mapskills-Nexus foi feito o download da imagem no Repositorio Docker da Imagem Oficial e customizada para satisfazer as necessidades do Centro Paula Souza. </w:t>
      </w:r>
    </w:p>
    <w:p w14:paraId="415497C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Todos volumes criados sao necessarios para que o cAdvisor configure seu ambiente.</w:t>
      </w:r>
    </w:p>
    <w:p w14:paraId="654FDED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 porta 8888 foi configurada para acesso a aplicacao.</w:t>
      </w:r>
    </w:p>
    <w:p w14:paraId="4425FD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007E1E8A" w14:textId="77777777" w:rsidR="00200A81" w:rsidRDefault="00573AFD">
      <w:pPr>
        <w:spacing w:after="0" w:line="360" w:lineRule="auto"/>
        <w:jc w:val="center"/>
      </w:pPr>
      <w:r>
        <w:rPr>
          <w:noProof/>
          <w:lang w:eastAsia="pt-BR"/>
        </w:rPr>
        <w:lastRenderedPageBreak/>
        <w:drawing>
          <wp:inline distT="0" distB="0" distL="0" distR="0" wp14:anchorId="6CEA9BCB" wp14:editId="7F67A13F">
            <wp:extent cx="5244465" cy="2787650"/>
            <wp:effectExtent l="0" t="0" r="0" b="0"/>
            <wp:docPr id="31" name="Picture" descr="Z:\home\sofware03\TG\TG-Mapskills\Imagens\docker\docker c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Z:\home\sofware03\TG\TG-Mapskills\Imagens\docker\docker cadvisor.PNG"/>
                    <pic:cNvPicPr>
                      <a:picLocks noChangeAspect="1" noChangeArrowheads="1"/>
                    </pic:cNvPicPr>
                  </pic:nvPicPr>
                  <pic:blipFill>
                    <a:blip r:embed="rId42"/>
                    <a:stretch>
                      <a:fillRect/>
                    </a:stretch>
                  </pic:blipFill>
                  <pic:spPr bwMode="auto">
                    <a:xfrm>
                      <a:off x="0" y="0"/>
                      <a:ext cx="5244465" cy="2787650"/>
                    </a:xfrm>
                    <a:prstGeom prst="rect">
                      <a:avLst/>
                    </a:prstGeom>
                    <a:noFill/>
                    <a:ln w="9525">
                      <a:noFill/>
                      <a:miter lim="800000"/>
                      <a:headEnd/>
                      <a:tailEnd/>
                    </a:ln>
                  </pic:spPr>
                </pic:pic>
              </a:graphicData>
            </a:graphic>
          </wp:inline>
        </w:drawing>
      </w:r>
    </w:p>
    <w:p w14:paraId="01664CB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C99748D"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Mapskills-Haproxy</w:t>
      </w:r>
    </w:p>
    <w:p w14:paraId="36191E6C" w14:textId="77777777" w:rsidR="00200A81" w:rsidRDefault="00200A81">
      <w:pPr>
        <w:spacing w:after="0" w:line="360" w:lineRule="auto"/>
        <w:jc w:val="both"/>
        <w:rPr>
          <w:rFonts w:ascii="Times New Roman" w:eastAsia="Times New Roman" w:hAnsi="Times New Roman" w:cs="Times New Roman"/>
          <w:b/>
          <w:bCs/>
          <w:sz w:val="32"/>
          <w:szCs w:val="32"/>
        </w:rPr>
      </w:pPr>
    </w:p>
    <w:p w14:paraId="7CB0F49D"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Imagem que tem a finalidade gerar o container que irá gerenciar o Load Balance dos Containers de Mapskills-app. Toda requisicao destinada ao Software Mapskills quem controlorá a carga sera o Haproxy por meio do um algoritmo de balanceamento de carga.</w:t>
      </w:r>
    </w:p>
    <w:p w14:paraId="2BA5340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Haproxy trabalhara como um Proxy Reverso, recebendo todas requisicoes atraves da porta 80 e redirecionando internamente a porta 8080 destinada ao Tomcat que contem o mapskills-war. O balanceamento de carga utilizado e de camada 4 (camada de transporte) da tabela OSI, desta forma o Haproxy encaminhara o trafego do usuario com base no alcance e na porta do IP, no caso definida como 80.</w:t>
      </w:r>
    </w:p>
    <w:p w14:paraId="7BC8E5B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Aplicacao tambem fornece um Dashboard para visualizacao dos servers, numeros de requisicoes com sucesso e falha, alem de poder monitorar a quantidade que foi trafegada pela rede, conforme figura abaixo.</w:t>
      </w:r>
    </w:p>
    <w:p w14:paraId="6520EDF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Alem da liberacao da porta 80 no host, a porta 1936 tambem foi configurada no Haproxy, pois e atraves dela que pode-ser visualizar o seu Dashboard e monitorar todo ambiente utilizando o usuario Mapskills.</w:t>
      </w:r>
    </w:p>
    <w:p w14:paraId="3B5663A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r>
    </w:p>
    <w:p w14:paraId="7C3A5469" w14:textId="77777777" w:rsidR="00200A81" w:rsidRDefault="00573AFD">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45A1DA4F" wp14:editId="6D40DC3E">
            <wp:extent cx="5486400" cy="1828800"/>
            <wp:effectExtent l="0" t="0" r="0" b="0"/>
            <wp:docPr id="32" name="Picture" descr="Z:\home\sofware03\TG\TG-Mapskills\Imagens\docker\haprox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Z:\home\sofware03\TG\TG-Mapskills\Imagens\docker\haproxy 2.png"/>
                    <pic:cNvPicPr>
                      <a:picLocks noChangeAspect="1" noChangeArrowheads="1"/>
                    </pic:cNvPicPr>
                  </pic:nvPicPr>
                  <pic:blipFill>
                    <a:blip r:embed="rId43"/>
                    <a:srcRect t="6000" b="37991"/>
                    <a:stretch>
                      <a:fillRect/>
                    </a:stretch>
                  </pic:blipFill>
                  <pic:spPr bwMode="auto">
                    <a:xfrm>
                      <a:off x="0" y="0"/>
                      <a:ext cx="5486400" cy="1828800"/>
                    </a:xfrm>
                    <a:prstGeom prst="rect">
                      <a:avLst/>
                    </a:prstGeom>
                    <a:noFill/>
                    <a:ln w="9525">
                      <a:noFill/>
                      <a:miter lim="800000"/>
                      <a:headEnd/>
                      <a:tailEnd/>
                    </a:ln>
                  </pic:spPr>
                </pic:pic>
              </a:graphicData>
            </a:graphic>
          </wp:inline>
        </w:drawing>
      </w:r>
      <w:r>
        <w:rPr>
          <w:rFonts w:ascii="Times New Roman" w:eastAsia="Times New Roman" w:hAnsi="Times New Roman" w:cs="Times New Roman"/>
          <w:bCs/>
          <w:sz w:val="28"/>
          <w:szCs w:val="28"/>
        </w:rPr>
        <w:t xml:space="preserve"> </w:t>
      </w:r>
    </w:p>
    <w:p w14:paraId="64C5304F" w14:textId="77777777" w:rsidR="00200A81" w:rsidRDefault="00200A81">
      <w:pPr>
        <w:spacing w:after="0" w:line="360" w:lineRule="auto"/>
        <w:jc w:val="both"/>
        <w:rPr>
          <w:rFonts w:ascii="Times New Roman" w:eastAsia="Times New Roman" w:hAnsi="Times New Roman" w:cs="Times New Roman"/>
          <w:b/>
          <w:bCs/>
          <w:sz w:val="32"/>
          <w:szCs w:val="32"/>
        </w:rPr>
      </w:pPr>
    </w:p>
    <w:p w14:paraId="7BDB43C0"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Round Robin</w:t>
      </w:r>
    </w:p>
    <w:p w14:paraId="25C32306"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Algoritmo utilizado para load balance que tratar os servers como iguais, independente do numero de conexoes solicitadas, sempre redirecionando a proxima requisicao ao server seguinte, desta forma, todos servers terao o mesmo numero de conexoes.</w:t>
      </w:r>
    </w:p>
    <w:p w14:paraId="4A2363D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14:paraId="4AB9ED98"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 Compose</w:t>
      </w:r>
    </w:p>
    <w:p w14:paraId="59DCCCC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Este arquivo de configuraçao tem a finalidade de automatizar o deploy de todo ambiente de produçao necessario para que o Mapskills funcione. O arquivo docker-compose.yml criara e iniciara todos serviços definidos.</w:t>
      </w:r>
    </w:p>
    <w:p w14:paraId="06A942CB"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arquivo inicia os seguintes servicos: Container Nexus dando start ao Repositrio, Container Tomcat para o Front-End, composto pelo arquivo mapskills-web.war, Container Tomcat para o Back-End, composto pelo arquivo mapskill.war, Container Haproxy composto pelo software que ira realizar o Load Balancer, e Container cAdvisor que ira monitorar os recursos utilizado por todos containers.</w:t>
      </w:r>
    </w:p>
    <w:p w14:paraId="26741E52" w14:textId="77777777" w:rsidR="00200A81" w:rsidRDefault="00200A81">
      <w:pPr>
        <w:spacing w:after="0" w:line="360" w:lineRule="auto"/>
        <w:jc w:val="both"/>
        <w:rPr>
          <w:rFonts w:ascii="Times New Roman" w:eastAsia="Times New Roman" w:hAnsi="Times New Roman" w:cs="Times New Roman"/>
          <w:bCs/>
          <w:sz w:val="28"/>
          <w:szCs w:val="28"/>
        </w:rPr>
      </w:pPr>
    </w:p>
    <w:p w14:paraId="4FBBE896" w14:textId="77777777" w:rsidR="00200A81" w:rsidRDefault="00200A81">
      <w:pPr>
        <w:spacing w:after="0" w:line="360" w:lineRule="auto"/>
        <w:jc w:val="both"/>
        <w:rPr>
          <w:rFonts w:ascii="Times New Roman" w:eastAsia="Times New Roman" w:hAnsi="Times New Roman" w:cs="Times New Roman"/>
          <w:bCs/>
          <w:sz w:val="28"/>
          <w:szCs w:val="28"/>
        </w:rPr>
      </w:pPr>
    </w:p>
    <w:p w14:paraId="76D6903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t>No cabeçalho deste documento foi definido que utilizara a versao 2 do docker-compose e apos isso os servicos que serao configurados e inicializados.</w:t>
      </w:r>
    </w:p>
    <w:p w14:paraId="20668F81" w14:textId="77777777" w:rsidR="00200A81" w:rsidRDefault="00573AFD">
      <w:pPr>
        <w:spacing w:after="0" w:line="360" w:lineRule="auto"/>
        <w:jc w:val="center"/>
      </w:pPr>
      <w:r>
        <w:rPr>
          <w:noProof/>
          <w:lang w:eastAsia="pt-BR"/>
        </w:rPr>
        <w:drawing>
          <wp:inline distT="0" distB="0" distL="0" distR="0" wp14:anchorId="6C4E24AA" wp14:editId="0CE18E90">
            <wp:extent cx="2362200" cy="523875"/>
            <wp:effectExtent l="0" t="0" r="0" b="0"/>
            <wp:docPr id="33"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Z:\home\sofware03\TG\TG-Mapskills\Imagens\docker compose\docker-compose.png"/>
                    <pic:cNvPicPr>
                      <a:picLocks noChangeAspect="1" noChangeArrowheads="1"/>
                    </pic:cNvPicPr>
                  </pic:nvPicPr>
                  <pic:blipFill>
                    <a:blip r:embed="rId44"/>
                    <a:srcRect t="10334" r="82862" b="89316"/>
                    <a:stretch>
                      <a:fillRect/>
                    </a:stretch>
                  </pic:blipFill>
                  <pic:spPr bwMode="auto">
                    <a:xfrm>
                      <a:off x="0" y="0"/>
                      <a:ext cx="2362200" cy="523875"/>
                    </a:xfrm>
                    <a:prstGeom prst="rect">
                      <a:avLst/>
                    </a:prstGeom>
                    <a:noFill/>
                    <a:ln w="9525">
                      <a:noFill/>
                      <a:miter lim="800000"/>
                      <a:headEnd/>
                      <a:tailEnd/>
                    </a:ln>
                  </pic:spPr>
                </pic:pic>
              </a:graphicData>
            </a:graphic>
          </wp:inline>
        </w:drawing>
      </w:r>
    </w:p>
    <w:p w14:paraId="199C0A54" w14:textId="77777777" w:rsidR="001633EF" w:rsidRPr="008D02EE" w:rsidRDefault="001633EF" w:rsidP="001633EF">
      <w:pPr>
        <w:spacing w:after="0" w:line="360" w:lineRule="auto"/>
        <w:jc w:val="both"/>
        <w:rPr>
          <w:rFonts w:ascii="Times New Roman" w:eastAsia="Times New Roman" w:hAnsi="Times New Roman" w:cs="Times New Roman"/>
          <w:b/>
          <w:bCs/>
          <w:sz w:val="28"/>
          <w:szCs w:val="28"/>
          <w:rPrChange w:id="54" w:author="Eduardo Sakaue" w:date="2017-07-13T18:28:00Z">
            <w:rPr>
              <w:rFonts w:ascii="Times New Roman" w:eastAsia="Times New Roman" w:hAnsi="Times New Roman" w:cs="Times New Roman"/>
              <w:b/>
              <w:bCs/>
              <w:sz w:val="28"/>
              <w:szCs w:val="28"/>
              <w:lang w:val="en-US"/>
            </w:rPr>
          </w:rPrChange>
        </w:rPr>
      </w:pPr>
      <w:r w:rsidRPr="008D02EE">
        <w:rPr>
          <w:rFonts w:ascii="Times New Roman" w:eastAsia="Times New Roman" w:hAnsi="Times New Roman" w:cs="Times New Roman"/>
          <w:b/>
          <w:bCs/>
          <w:sz w:val="28"/>
          <w:szCs w:val="28"/>
          <w:rPrChange w:id="55" w:author="Eduardo Sakaue" w:date="2017-07-13T18:28:00Z">
            <w:rPr>
              <w:rFonts w:ascii="Times New Roman" w:eastAsia="Times New Roman" w:hAnsi="Times New Roman" w:cs="Times New Roman"/>
              <w:b/>
              <w:bCs/>
              <w:sz w:val="28"/>
              <w:szCs w:val="28"/>
              <w:lang w:val="en-US"/>
            </w:rPr>
          </w:rPrChange>
        </w:rPr>
        <w:t>Volume</w:t>
      </w:r>
    </w:p>
    <w:p w14:paraId="1244F06A" w14:textId="77777777" w:rsidR="001633EF" w:rsidRDefault="001633EF" w:rsidP="001633EF">
      <w:pPr>
        <w:spacing w:after="0" w:line="360" w:lineRule="auto"/>
        <w:jc w:val="both"/>
        <w:rPr>
          <w:rFonts w:ascii="Times New Roman" w:eastAsia="Times New Roman" w:hAnsi="Times New Roman" w:cs="Times New Roman"/>
          <w:bCs/>
          <w:sz w:val="28"/>
          <w:szCs w:val="28"/>
        </w:rPr>
      </w:pPr>
      <w:r w:rsidRPr="008D02EE">
        <w:rPr>
          <w:rFonts w:ascii="Times New Roman" w:eastAsia="Times New Roman" w:hAnsi="Times New Roman" w:cs="Times New Roman"/>
          <w:b/>
          <w:bCs/>
          <w:sz w:val="28"/>
          <w:szCs w:val="28"/>
          <w:rPrChange w:id="56" w:author="Eduardo Sakaue" w:date="2017-07-13T18:28:00Z">
            <w:rPr>
              <w:rFonts w:ascii="Times New Roman" w:eastAsia="Times New Roman" w:hAnsi="Times New Roman" w:cs="Times New Roman"/>
              <w:b/>
              <w:bCs/>
              <w:sz w:val="28"/>
              <w:szCs w:val="28"/>
              <w:lang w:val="en-US"/>
            </w:rPr>
          </w:rPrChange>
        </w:rPr>
        <w:tab/>
      </w:r>
      <w:r w:rsidR="00D10FB0" w:rsidRPr="00D10FB0">
        <w:rPr>
          <w:rFonts w:ascii="Times New Roman" w:eastAsia="Times New Roman" w:hAnsi="Times New Roman" w:cs="Times New Roman"/>
          <w:bCs/>
          <w:sz w:val="28"/>
          <w:szCs w:val="28"/>
        </w:rPr>
        <w:t>Um volume pode ser tanto um mapeamento de uma pasta loc</w:t>
      </w:r>
      <w:r w:rsidR="00D10FB0">
        <w:rPr>
          <w:rFonts w:ascii="Times New Roman" w:eastAsia="Times New Roman" w:hAnsi="Times New Roman" w:cs="Times New Roman"/>
          <w:bCs/>
          <w:sz w:val="28"/>
          <w:szCs w:val="28"/>
        </w:rPr>
        <w:t>al para um container, quanto um container de volume compartilhado entre outros containers.</w:t>
      </w:r>
    </w:p>
    <w:p w14:paraId="79C7D950" w14:textId="77777777" w:rsid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4426E714" wp14:editId="237BD005">
            <wp:extent cx="2524125" cy="2301634"/>
            <wp:effectExtent l="0" t="0" r="0" b="3810"/>
            <wp:docPr id="39" name="Picture 39" descr="Z:\home\sofware03\TG\TG-Mapskills\Imagens\docker\docker vol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sofware03\TG\TG-Mapskills\Imagens\docker\docker volum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4125" cy="2301634"/>
                    </a:xfrm>
                    <a:prstGeom prst="rect">
                      <a:avLst/>
                    </a:prstGeom>
                    <a:noFill/>
                    <a:ln>
                      <a:noFill/>
                    </a:ln>
                  </pic:spPr>
                </pic:pic>
              </a:graphicData>
            </a:graphic>
          </wp:inline>
        </w:drawing>
      </w:r>
    </w:p>
    <w:p w14:paraId="02E8C4DB" w14:textId="77777777" w:rsidR="00D10FB0" w:rsidRDefault="00D10FB0" w:rsidP="00D10FB0">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Foi criado um container de volume para mapeamento da base de dados mapskills, desta forma todos arquivos gerados pelo container mysql serao compartilhados no container, e caso o container venha a sair de operacao, todos os dados foram mantidos no volume.</w:t>
      </w:r>
    </w:p>
    <w:p w14:paraId="36D4C386" w14:textId="77777777" w:rsidR="00D10FB0" w:rsidRDefault="00D10FB0" w:rsidP="00D10FB0">
      <w:pPr>
        <w:spacing w:after="0" w:line="360" w:lineRule="auto"/>
        <w:rPr>
          <w:rFonts w:ascii="Times New Roman" w:eastAsia="Times New Roman" w:hAnsi="Times New Roman" w:cs="Times New Roman"/>
          <w:bCs/>
          <w:sz w:val="28"/>
          <w:szCs w:val="28"/>
        </w:rPr>
      </w:pPr>
    </w:p>
    <w:p w14:paraId="1B5DCDD7" w14:textId="77777777" w:rsidR="00D10FB0" w:rsidRP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5FE81CEA" wp14:editId="66AA39B0">
            <wp:extent cx="2247900" cy="533400"/>
            <wp:effectExtent l="0" t="0" r="0" b="0"/>
            <wp:docPr id="40" name="Picture 40" descr="Z:\home\sofware03\TG\TG-Mapskills\Imagens\docker compose\docker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sofware03\TG\TG-Mapskills\Imagens\docker compose\docker volum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15432" r="89757" b="80247"/>
                    <a:stretch/>
                  </pic:blipFill>
                  <pic:spPr bwMode="auto">
                    <a:xfrm>
                      <a:off x="0" y="0"/>
                      <a:ext cx="2249721" cy="533832"/>
                    </a:xfrm>
                    <a:prstGeom prst="rect">
                      <a:avLst/>
                    </a:prstGeom>
                    <a:noFill/>
                    <a:ln>
                      <a:noFill/>
                    </a:ln>
                    <a:extLst>
                      <a:ext uri="{53640926-AAD7-44D8-BBD7-CCE9431645EC}">
                        <a14:shadowObscured xmlns:a14="http://schemas.microsoft.com/office/drawing/2010/main"/>
                      </a:ext>
                    </a:extLst>
                  </pic:spPr>
                </pic:pic>
              </a:graphicData>
            </a:graphic>
          </wp:inline>
        </w:drawing>
      </w:r>
    </w:p>
    <w:p w14:paraId="78AE79A2" w14:textId="77777777" w:rsidR="001633EF" w:rsidRDefault="001633EF" w:rsidP="001633EF">
      <w:pPr>
        <w:spacing w:after="0" w:line="360" w:lineRule="auto"/>
      </w:pPr>
    </w:p>
    <w:p w14:paraId="587D3576" w14:textId="77777777" w:rsidR="001633EF" w:rsidRDefault="001633EF" w:rsidP="001633EF">
      <w:pPr>
        <w:spacing w:after="0" w:line="360" w:lineRule="auto"/>
      </w:pPr>
    </w:p>
    <w:p w14:paraId="5678C236" w14:textId="77777777" w:rsidR="00D10FB0" w:rsidRDefault="00D10FB0" w:rsidP="001633EF">
      <w:pPr>
        <w:spacing w:after="0" w:line="360" w:lineRule="auto"/>
      </w:pPr>
    </w:p>
    <w:p w14:paraId="71BF835B" w14:textId="77777777" w:rsidR="00D10FB0" w:rsidRDefault="00D10FB0" w:rsidP="001633EF">
      <w:pPr>
        <w:spacing w:after="0" w:line="360" w:lineRule="auto"/>
      </w:pPr>
    </w:p>
    <w:p w14:paraId="5B1F2FEB" w14:textId="77777777" w:rsidR="00D10FB0" w:rsidRDefault="00D10FB0" w:rsidP="001633EF">
      <w:pPr>
        <w:spacing w:after="0" w:line="360" w:lineRule="auto"/>
      </w:pPr>
    </w:p>
    <w:p w14:paraId="567E3FEF" w14:textId="77777777" w:rsidR="00D10FB0" w:rsidRDefault="00D10FB0" w:rsidP="001633EF">
      <w:pPr>
        <w:spacing w:after="0" w:line="360" w:lineRule="auto"/>
      </w:pPr>
    </w:p>
    <w:p w14:paraId="44678D70" w14:textId="77777777" w:rsidR="00200A81" w:rsidRPr="008D02EE" w:rsidRDefault="00573AFD">
      <w:pPr>
        <w:spacing w:after="0" w:line="360" w:lineRule="auto"/>
        <w:jc w:val="both"/>
        <w:rPr>
          <w:rFonts w:ascii="Times New Roman" w:eastAsia="Times New Roman" w:hAnsi="Times New Roman" w:cs="Times New Roman"/>
          <w:b/>
          <w:bCs/>
          <w:sz w:val="28"/>
          <w:szCs w:val="28"/>
          <w:rPrChange w:id="57" w:author="Eduardo Sakaue" w:date="2017-07-13T18:28:00Z">
            <w:rPr>
              <w:rFonts w:ascii="Times New Roman" w:eastAsia="Times New Roman" w:hAnsi="Times New Roman" w:cs="Times New Roman"/>
              <w:b/>
              <w:bCs/>
              <w:sz w:val="28"/>
              <w:szCs w:val="28"/>
              <w:lang w:val="en-US"/>
            </w:rPr>
          </w:rPrChange>
        </w:rPr>
      </w:pPr>
      <w:r w:rsidRPr="008D02EE">
        <w:rPr>
          <w:rFonts w:ascii="Times New Roman" w:eastAsia="Times New Roman" w:hAnsi="Times New Roman" w:cs="Times New Roman"/>
          <w:b/>
          <w:bCs/>
          <w:sz w:val="28"/>
          <w:szCs w:val="28"/>
          <w:rPrChange w:id="58" w:author="Eduardo Sakaue" w:date="2017-07-13T18:28:00Z">
            <w:rPr>
              <w:rFonts w:ascii="Times New Roman" w:eastAsia="Times New Roman" w:hAnsi="Times New Roman" w:cs="Times New Roman"/>
              <w:b/>
              <w:bCs/>
              <w:sz w:val="28"/>
              <w:szCs w:val="28"/>
              <w:lang w:val="en-US"/>
            </w:rPr>
          </w:rPrChange>
        </w:rPr>
        <w:lastRenderedPageBreak/>
        <w:t>Serviços</w:t>
      </w:r>
    </w:p>
    <w:p w14:paraId="53A9E4D1" w14:textId="77777777" w:rsidR="00200A81" w:rsidRDefault="00573AFD">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Nexus</w:t>
      </w:r>
    </w:p>
    <w:p w14:paraId="37BC0BAE"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Este Container sera inicializado a partir da Imagem thiagolsfortunato/mapskills-nexus, sendo restartado toda vez que ocorrer algum problema no docker e com acesso remoto da aplicacao atraves da porta 8081, sendo mapeada para a porta 8081 localmente no host.</w:t>
      </w:r>
    </w:p>
    <w:p w14:paraId="4418DF50" w14:textId="77777777" w:rsidR="00200A81" w:rsidRDefault="00573AFD">
      <w:pPr>
        <w:spacing w:after="0" w:line="360" w:lineRule="auto"/>
        <w:ind w:firstLine="708"/>
        <w:jc w:val="both"/>
        <w:rPr>
          <w:rFonts w:ascii="Times New Roman" w:eastAsia="Times New Roman" w:hAnsi="Times New Roman" w:cs="Times New Roman"/>
          <w:b/>
          <w:bCs/>
          <w:sz w:val="28"/>
          <w:szCs w:val="28"/>
        </w:rPr>
      </w:pPr>
      <w:r>
        <w:rPr>
          <w:noProof/>
          <w:lang w:eastAsia="pt-BR"/>
        </w:rPr>
        <w:drawing>
          <wp:inline distT="0" distB="0" distL="0" distR="0" wp14:anchorId="2B73F85E" wp14:editId="1B0C096A">
            <wp:extent cx="4524375" cy="1231241"/>
            <wp:effectExtent l="0" t="0" r="0" b="0"/>
            <wp:docPr id="34"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Z:\home\sofware03\TG\TG-Mapskills\Imagens\docker compose\docker-compose.png"/>
                    <pic:cNvPicPr>
                      <a:picLocks noChangeAspect="1" noChangeArrowheads="1"/>
                    </pic:cNvPicPr>
                  </pic:nvPicPr>
                  <pic:blipFill>
                    <a:blip r:embed="rId44"/>
                    <a:srcRect t="18510" r="80426" b="78251"/>
                    <a:stretch>
                      <a:fillRect/>
                    </a:stretch>
                  </pic:blipFill>
                  <pic:spPr bwMode="auto">
                    <a:xfrm>
                      <a:off x="0" y="0"/>
                      <a:ext cx="4526305" cy="1231766"/>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8"/>
          <w:szCs w:val="28"/>
        </w:rPr>
        <w:tab/>
      </w:r>
    </w:p>
    <w:p w14:paraId="093BD66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p>
    <w:p w14:paraId="579C2AAB" w14:textId="77777777" w:rsidR="000C6663" w:rsidRDefault="000C6663">
      <w:pPr>
        <w:spacing w:after="0" w:line="360" w:lineRule="auto"/>
        <w:jc w:val="both"/>
        <w:rPr>
          <w:rFonts w:ascii="Times New Roman" w:eastAsia="Times New Roman" w:hAnsi="Times New Roman" w:cs="Times New Roman"/>
          <w:bCs/>
          <w:sz w:val="28"/>
          <w:szCs w:val="28"/>
        </w:rPr>
      </w:pPr>
    </w:p>
    <w:p w14:paraId="1D1DBD63"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
          <w:bCs/>
          <w:sz w:val="28"/>
          <w:szCs w:val="28"/>
        </w:rPr>
        <w:t>Container Tomcat Front End</w:t>
      </w:r>
    </w:p>
    <w:p w14:paraId="18F73B9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a partir da Imagem thiagolsfortunato/mapskills-tomcat8:v1, sendo restartado toda vez que ocorrer algum problema no docker, foi criado um volume para que seja copiado o arquivo mapskills-web.war para o diretorio </w:t>
      </w:r>
      <w:r>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realizando assim o deploy da aplicaçao. A porta configurada para acesso remoto deste da aplicaçao web foi a 80 e sendo mapeada internamente para a porta 8080.</w:t>
      </w:r>
    </w:p>
    <w:p w14:paraId="5FB59AF1" w14:textId="77777777" w:rsidR="00200A81" w:rsidRDefault="00200A81">
      <w:pPr>
        <w:spacing w:after="0" w:line="360" w:lineRule="auto"/>
        <w:jc w:val="both"/>
        <w:rPr>
          <w:rFonts w:ascii="Times New Roman" w:eastAsia="Times New Roman" w:hAnsi="Times New Roman" w:cs="Times New Roman"/>
          <w:bCs/>
          <w:sz w:val="28"/>
          <w:szCs w:val="28"/>
        </w:rPr>
      </w:pPr>
    </w:p>
    <w:p w14:paraId="55060B42" w14:textId="77777777" w:rsidR="00200A81" w:rsidRDefault="00573AFD">
      <w:pPr>
        <w:spacing w:after="0" w:line="360" w:lineRule="auto"/>
        <w:jc w:val="both"/>
      </w:pPr>
      <w:r>
        <w:rPr>
          <w:noProof/>
          <w:lang w:eastAsia="pt-BR"/>
        </w:rPr>
        <w:drawing>
          <wp:inline distT="0" distB="0" distL="0" distR="0" wp14:anchorId="37D1E420" wp14:editId="0A297772">
            <wp:extent cx="5105400" cy="924622"/>
            <wp:effectExtent l="0" t="0" r="0" b="0"/>
            <wp:docPr id="35"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Z:\home\sofware03\TG\TG-Mapskills\Imagens\docker compose\docker-compose.png"/>
                    <pic:cNvPicPr>
                      <a:picLocks noChangeAspect="1" noChangeArrowheads="1"/>
                    </pic:cNvPicPr>
                  </pic:nvPicPr>
                  <pic:blipFill>
                    <a:blip r:embed="rId44"/>
                    <a:srcRect t="29660" r="60366" b="62982"/>
                    <a:stretch>
                      <a:fillRect/>
                    </a:stretch>
                  </pic:blipFill>
                  <pic:spPr bwMode="auto">
                    <a:xfrm>
                      <a:off x="0" y="0"/>
                      <a:ext cx="5108255" cy="925139"/>
                    </a:xfrm>
                    <a:prstGeom prst="rect">
                      <a:avLst/>
                    </a:prstGeom>
                    <a:noFill/>
                    <a:ln w="9525">
                      <a:noFill/>
                      <a:miter lim="800000"/>
                      <a:headEnd/>
                      <a:tailEnd/>
                    </a:ln>
                  </pic:spPr>
                </pic:pic>
              </a:graphicData>
            </a:graphic>
          </wp:inline>
        </w:drawing>
      </w:r>
    </w:p>
    <w:p w14:paraId="63EAB88B"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14:paraId="3EB696F8" w14:textId="77777777" w:rsidR="000C6663" w:rsidRDefault="00573AF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ab/>
      </w:r>
    </w:p>
    <w:p w14:paraId="7DCA8633" w14:textId="77777777" w:rsidR="000C6663" w:rsidRDefault="000C6663">
      <w:pPr>
        <w:spacing w:after="0" w:line="360" w:lineRule="auto"/>
        <w:jc w:val="both"/>
        <w:rPr>
          <w:rFonts w:ascii="Times New Roman" w:eastAsia="Times New Roman" w:hAnsi="Times New Roman" w:cs="Times New Roman"/>
          <w:bCs/>
          <w:sz w:val="32"/>
          <w:szCs w:val="32"/>
        </w:rPr>
      </w:pPr>
    </w:p>
    <w:p w14:paraId="5D8B581F" w14:textId="77777777" w:rsidR="000C6663" w:rsidRDefault="000C6663">
      <w:pPr>
        <w:spacing w:after="0" w:line="360" w:lineRule="auto"/>
        <w:jc w:val="both"/>
        <w:rPr>
          <w:rFonts w:ascii="Times New Roman" w:eastAsia="Times New Roman" w:hAnsi="Times New Roman" w:cs="Times New Roman"/>
          <w:bCs/>
          <w:sz w:val="32"/>
          <w:szCs w:val="32"/>
        </w:rPr>
      </w:pPr>
    </w:p>
    <w:p w14:paraId="45C0985E" w14:textId="77777777"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Containers Tomcat Back End</w:t>
      </w:r>
    </w:p>
    <w:p w14:paraId="08A238B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tambem a partir da Imagem thiagolsfortunato/mapskills-tomcat8:v1, configurado para ser restartado toda vez que o docker sair de operaçao. O deploy do arquivo mapskills.war acontece atravez do volume criado, onde o aquivo foi copiado do diretorio do localhost para o path </w:t>
      </w:r>
      <w:r>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Nao foi mapeada nenhuma porta para este container, pois o Container Haproxy controlara todas requisicoes destinadas ao Container Tomcat Back End.</w:t>
      </w:r>
    </w:p>
    <w:p w14:paraId="5265E9BE"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Este container sera e escalado atraves do comando docker-compose scale back=&lt;qtd de containers&gt;. Desta forma o Container Haproxy ira controlar todas requisicoes realizando o Load Balance.</w:t>
      </w:r>
    </w:p>
    <w:p w14:paraId="2AC4F923" w14:textId="77777777" w:rsidR="00200A81" w:rsidRDefault="00200A81">
      <w:pPr>
        <w:spacing w:after="0" w:line="360" w:lineRule="auto"/>
        <w:jc w:val="both"/>
        <w:rPr>
          <w:rFonts w:ascii="Times New Roman" w:eastAsia="Times New Roman" w:hAnsi="Times New Roman" w:cs="Times New Roman"/>
          <w:bCs/>
          <w:sz w:val="28"/>
          <w:szCs w:val="28"/>
        </w:rPr>
      </w:pPr>
    </w:p>
    <w:p w14:paraId="619688C2" w14:textId="77777777" w:rsidR="00200A81" w:rsidRDefault="00573AFD">
      <w:pPr>
        <w:spacing w:after="0" w:line="360" w:lineRule="auto"/>
        <w:jc w:val="both"/>
      </w:pPr>
      <w:r>
        <w:rPr>
          <w:noProof/>
          <w:lang w:eastAsia="pt-BR"/>
        </w:rPr>
        <w:drawing>
          <wp:inline distT="0" distB="0" distL="0" distR="0" wp14:anchorId="73D7FF64" wp14:editId="406D9B43">
            <wp:extent cx="5651500" cy="847725"/>
            <wp:effectExtent l="0" t="0" r="0" b="0"/>
            <wp:docPr id="36"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Z:\home\sofware03\TG\TG-Mapskills\Imagens\docker compose\docker-compose.png"/>
                    <pic:cNvPicPr>
                      <a:picLocks noChangeAspect="1" noChangeArrowheads="1"/>
                    </pic:cNvPicPr>
                  </pic:nvPicPr>
                  <pic:blipFill>
                    <a:blip r:embed="rId44"/>
                    <a:srcRect t="44324" r="66737" b="52656"/>
                    <a:stretch>
                      <a:fillRect/>
                    </a:stretch>
                  </pic:blipFill>
                  <pic:spPr bwMode="auto">
                    <a:xfrm>
                      <a:off x="0" y="0"/>
                      <a:ext cx="5651500" cy="847725"/>
                    </a:xfrm>
                    <a:prstGeom prst="rect">
                      <a:avLst/>
                    </a:prstGeom>
                    <a:noFill/>
                    <a:ln w="9525">
                      <a:noFill/>
                      <a:miter lim="800000"/>
                      <a:headEnd/>
                      <a:tailEnd/>
                    </a:ln>
                  </pic:spPr>
                </pic:pic>
              </a:graphicData>
            </a:graphic>
          </wp:inline>
        </w:drawing>
      </w:r>
    </w:p>
    <w:p w14:paraId="67095A88" w14:textId="77777777" w:rsidR="000C6663"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6CE30E5C"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5DAAE265"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FBC2A02"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0A48F73"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4203160"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121320CC"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02DDDB6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14368EC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0C0F4C8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1F762F5"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A9C264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63751A07"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Container Mysql</w:t>
      </w:r>
    </w:p>
    <w:p w14:paraId="1E746D24"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sidRPr="000C6663">
        <w:rPr>
          <w:rFonts w:ascii="Times New Roman" w:eastAsia="Times New Roman" w:hAnsi="Times New Roman" w:cs="Times New Roman"/>
          <w:bCs/>
          <w:sz w:val="28"/>
          <w:szCs w:val="28"/>
        </w:rPr>
        <w:t>Es</w:t>
      </w:r>
      <w:r>
        <w:rPr>
          <w:rFonts w:ascii="Times New Roman" w:eastAsia="Times New Roman" w:hAnsi="Times New Roman" w:cs="Times New Roman"/>
          <w:bCs/>
          <w:sz w:val="28"/>
          <w:szCs w:val="28"/>
        </w:rPr>
        <w:t xml:space="preserve">te container provem da Imagem thiagolsfortunato/mapskills-mysql:v1, sendo restartado toda vez que sair de operaçao, e mepeada a pasta que ira conter todos arquivos .db do container mysql </w:t>
      </w:r>
      <w:r w:rsidRPr="000C6663">
        <w:rPr>
          <w:rFonts w:ascii="Times New Roman" w:eastAsia="Times New Roman" w:hAnsi="Times New Roman" w:cs="Times New Roman"/>
          <w:bCs/>
          <w:i/>
          <w:sz w:val="28"/>
          <w:szCs w:val="28"/>
        </w:rPr>
        <w:t>/var/lib/mysql/mapskills</w:t>
      </w:r>
      <w:r>
        <w:rPr>
          <w:rFonts w:ascii="Times New Roman" w:eastAsia="Times New Roman" w:hAnsi="Times New Roman" w:cs="Times New Roman"/>
          <w:bCs/>
          <w:i/>
          <w:sz w:val="28"/>
          <w:szCs w:val="28"/>
        </w:rPr>
        <w:t xml:space="preserve"> </w:t>
      </w:r>
      <w:r>
        <w:rPr>
          <w:rFonts w:ascii="Times New Roman" w:eastAsia="Times New Roman" w:hAnsi="Times New Roman" w:cs="Times New Roman"/>
          <w:bCs/>
          <w:sz w:val="28"/>
          <w:szCs w:val="28"/>
        </w:rPr>
        <w:t>para o container volume mapskills_data. As variaveis configuradas na criacao do container foram:</w:t>
      </w:r>
    </w:p>
    <w:p w14:paraId="738BB573"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Senha do Usuario Root;</w:t>
      </w:r>
    </w:p>
    <w:p w14:paraId="51BCDF88"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Criada uma Base dade dados chamada mapskills;</w:t>
      </w:r>
    </w:p>
    <w:p w14:paraId="55D84DD4"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Criado um Usuario mapskills e configurada uma senha a ele.</w:t>
      </w:r>
    </w:p>
    <w:p w14:paraId="662EADA8"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Por final, foi liberada a porta 3306 para acesso remoto, atrelada a 3306 de mapeamento interno do host.</w:t>
      </w:r>
    </w:p>
    <w:p w14:paraId="27C8F899" w14:textId="77777777" w:rsidR="000C6663" w:rsidRPr="000C6663" w:rsidRDefault="000C6663" w:rsidP="000C6663">
      <w:pPr>
        <w:spacing w:after="0" w:line="360" w:lineRule="auto"/>
        <w:ind w:firstLine="708"/>
        <w:jc w:val="both"/>
        <w:rPr>
          <w:rFonts w:ascii="Times New Roman" w:eastAsia="Times New Roman" w:hAnsi="Times New Roman" w:cs="Times New Roman"/>
          <w:bCs/>
          <w:sz w:val="28"/>
          <w:szCs w:val="28"/>
        </w:rPr>
      </w:pPr>
    </w:p>
    <w:p w14:paraId="63F5D50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lang w:eastAsia="pt-BR"/>
        </w:rPr>
        <w:drawing>
          <wp:inline distT="0" distB="0" distL="0" distR="0" wp14:anchorId="47EA1D99" wp14:editId="7B7E62A0">
            <wp:extent cx="3838937" cy="1895475"/>
            <wp:effectExtent l="0" t="0" r="9525" b="0"/>
            <wp:docPr id="41" name="Picture 41" descr="Z:\home\sofware03\TG\TG-Mapskills\Imagens\docker compose\docker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sofware03\TG\TG-Mapskills\Imagens\docker compose\docker mysql.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29321" r="72222" b="46297"/>
                    <a:stretch/>
                  </pic:blipFill>
                  <pic:spPr bwMode="auto">
                    <a:xfrm>
                      <a:off x="0" y="0"/>
                      <a:ext cx="3842049" cy="1897012"/>
                    </a:xfrm>
                    <a:prstGeom prst="rect">
                      <a:avLst/>
                    </a:prstGeom>
                    <a:noFill/>
                    <a:ln>
                      <a:noFill/>
                    </a:ln>
                    <a:extLst>
                      <a:ext uri="{53640926-AAD7-44D8-BBD7-CCE9431645EC}">
                        <a14:shadowObscured xmlns:a14="http://schemas.microsoft.com/office/drawing/2010/main"/>
                      </a:ext>
                    </a:extLst>
                  </pic:spPr>
                </pic:pic>
              </a:graphicData>
            </a:graphic>
          </wp:inline>
        </w:drawing>
      </w:r>
    </w:p>
    <w:p w14:paraId="68F975E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52C35DE" w14:textId="77777777"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Haproxy</w:t>
      </w:r>
    </w:p>
    <w:p w14:paraId="4C1B6C8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e proveniente da Imagem thiagolsfortunato/mapskills-haproxy:v1, sendo restartado toda vez que o docker sair de operacao. Configurada o usuario e senha para acesso a Pagina de Estatisticas do Haproxy, configurado um link entre o Container Haproxy, para que o aconteça o Load Balace no Container Tomcat Back End, criado um volume e compartilhado entre o container e o host o arquivo docker.sock. As portas definidas para acessar a aplicacao remotamente sao 8080:80 e 1936:1936, onde a porta 8080 sera responsavel por redirecionar todas </w:t>
      </w:r>
      <w:r>
        <w:rPr>
          <w:rFonts w:ascii="Times New Roman" w:eastAsia="Times New Roman" w:hAnsi="Times New Roman" w:cs="Times New Roman"/>
          <w:bCs/>
          <w:sz w:val="28"/>
          <w:szCs w:val="28"/>
        </w:rPr>
        <w:lastRenderedPageBreak/>
        <w:t>requisicoes que tiverem como destino os Containers Tomcat Back End e mapear internamente para a porta 80, acontecendo de forma parecida com a porta 1936 sendo acessada remotamente e redirecionada para a porta 1936 internamente.</w:t>
      </w:r>
    </w:p>
    <w:p w14:paraId="531F3994"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6FF0C7FE" w14:textId="77777777" w:rsidR="00200A81" w:rsidRDefault="00573AFD">
      <w:pPr>
        <w:spacing w:after="0" w:line="360" w:lineRule="auto"/>
        <w:jc w:val="center"/>
      </w:pPr>
      <w:r>
        <w:rPr>
          <w:noProof/>
          <w:lang w:eastAsia="pt-BR"/>
        </w:rPr>
        <w:drawing>
          <wp:inline distT="0" distB="0" distL="0" distR="0" wp14:anchorId="3A9A917B" wp14:editId="56CBF12D">
            <wp:extent cx="4943475" cy="2279015"/>
            <wp:effectExtent l="0" t="0" r="0" b="0"/>
            <wp:docPr id="37"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Z:\home\sofware03\TG\TG-Mapskills\Imagens\docker compose\docker-compose.png"/>
                    <pic:cNvPicPr>
                      <a:picLocks noChangeAspect="1" noChangeArrowheads="1"/>
                    </pic:cNvPicPr>
                  </pic:nvPicPr>
                  <pic:blipFill>
                    <a:blip r:embed="rId44"/>
                    <a:srcRect t="55658" r="76680" b="26657"/>
                    <a:stretch>
                      <a:fillRect/>
                    </a:stretch>
                  </pic:blipFill>
                  <pic:spPr bwMode="auto">
                    <a:xfrm>
                      <a:off x="0" y="0"/>
                      <a:ext cx="4943475" cy="2279015"/>
                    </a:xfrm>
                    <a:prstGeom prst="rect">
                      <a:avLst/>
                    </a:prstGeom>
                    <a:noFill/>
                    <a:ln w="9525">
                      <a:noFill/>
                      <a:miter lim="800000"/>
                      <a:headEnd/>
                      <a:tailEnd/>
                    </a:ln>
                  </pic:spPr>
                </pic:pic>
              </a:graphicData>
            </a:graphic>
          </wp:inline>
        </w:drawing>
      </w:r>
    </w:p>
    <w:p w14:paraId="03354454" w14:textId="77777777" w:rsidR="00200A81" w:rsidRDefault="00200A81">
      <w:pPr>
        <w:spacing w:after="0" w:line="360" w:lineRule="auto"/>
        <w:jc w:val="both"/>
        <w:rPr>
          <w:rFonts w:ascii="Times New Roman" w:eastAsia="Times New Roman" w:hAnsi="Times New Roman" w:cs="Times New Roman"/>
          <w:b/>
          <w:bCs/>
          <w:sz w:val="32"/>
          <w:szCs w:val="32"/>
        </w:rPr>
      </w:pPr>
    </w:p>
    <w:p w14:paraId="2D8AF11B"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Cadvisor</w:t>
      </w:r>
    </w:p>
    <w:p w14:paraId="4650613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sidR="003A6117">
        <w:rPr>
          <w:rFonts w:ascii="Times New Roman" w:eastAsia="Times New Roman" w:hAnsi="Times New Roman" w:cs="Times New Roman"/>
          <w:bCs/>
          <w:sz w:val="28"/>
          <w:szCs w:val="28"/>
        </w:rPr>
        <w:t xml:space="preserve">Este container tem a finalidade de fornecer </w:t>
      </w:r>
      <w:r w:rsidR="00AF4E5D">
        <w:rPr>
          <w:rFonts w:ascii="Times New Roman" w:eastAsia="Times New Roman" w:hAnsi="Times New Roman" w:cs="Times New Roman"/>
          <w:bCs/>
          <w:sz w:val="28"/>
          <w:szCs w:val="28"/>
        </w:rPr>
        <w:t>dados</w:t>
      </w:r>
      <w:r w:rsidR="003A6117">
        <w:rPr>
          <w:rFonts w:ascii="Times New Roman" w:eastAsia="Times New Roman" w:hAnsi="Times New Roman" w:cs="Times New Roman"/>
          <w:bCs/>
          <w:sz w:val="28"/>
          <w:szCs w:val="28"/>
        </w:rPr>
        <w:t xml:space="preserve"> </w:t>
      </w:r>
      <w:r w:rsidR="00AF4E5D">
        <w:rPr>
          <w:rFonts w:ascii="Times New Roman" w:eastAsia="Times New Roman" w:hAnsi="Times New Roman" w:cs="Times New Roman"/>
          <w:bCs/>
          <w:sz w:val="28"/>
          <w:szCs w:val="28"/>
        </w:rPr>
        <w:t>metricos referente ao recursos de Memoria, Disco e Processador que estao sendo consumidos pelo</w:t>
      </w:r>
      <w:r w:rsidR="003A6117">
        <w:rPr>
          <w:rFonts w:ascii="Times New Roman" w:eastAsia="Times New Roman" w:hAnsi="Times New Roman" w:cs="Times New Roman"/>
          <w:bCs/>
          <w:sz w:val="28"/>
          <w:szCs w:val="28"/>
        </w:rPr>
        <w:t xml:space="preserve"> host e</w:t>
      </w:r>
      <w:r w:rsidR="00AF4E5D">
        <w:rPr>
          <w:rFonts w:ascii="Times New Roman" w:eastAsia="Times New Roman" w:hAnsi="Times New Roman" w:cs="Times New Roman"/>
          <w:bCs/>
          <w:sz w:val="28"/>
          <w:szCs w:val="28"/>
        </w:rPr>
        <w:t>/ou</w:t>
      </w:r>
      <w:r w:rsidR="003A6117">
        <w:rPr>
          <w:rFonts w:ascii="Times New Roman" w:eastAsia="Times New Roman" w:hAnsi="Times New Roman" w:cs="Times New Roman"/>
          <w:bCs/>
          <w:sz w:val="28"/>
          <w:szCs w:val="28"/>
        </w:rPr>
        <w:t xml:space="preserve"> container</w:t>
      </w:r>
      <w:r w:rsidR="00AF4E5D">
        <w:rPr>
          <w:rFonts w:ascii="Times New Roman" w:eastAsia="Times New Roman" w:hAnsi="Times New Roman" w:cs="Times New Roman"/>
          <w:bCs/>
          <w:sz w:val="28"/>
          <w:szCs w:val="28"/>
        </w:rPr>
        <w:t>.</w:t>
      </w:r>
    </w:p>
    <w:p w14:paraId="14AD711E" w14:textId="77777777" w:rsidR="00AF4E5D" w:rsidRDefault="00AF4E5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Cs/>
          <w:sz w:val="28"/>
          <w:szCs w:val="28"/>
        </w:rPr>
        <w:tab/>
        <w:t>Estes dados serao uteis para o monitoramento da aplicacao em producao..</w:t>
      </w:r>
    </w:p>
    <w:p w14:paraId="5CD936FB" w14:textId="77777777" w:rsidR="00200A81" w:rsidRDefault="00200A81">
      <w:pPr>
        <w:spacing w:after="0" w:line="360" w:lineRule="auto"/>
        <w:jc w:val="both"/>
        <w:rPr>
          <w:rFonts w:ascii="Times New Roman" w:eastAsia="Times New Roman" w:hAnsi="Times New Roman" w:cs="Times New Roman"/>
          <w:b/>
          <w:bCs/>
          <w:sz w:val="32"/>
          <w:szCs w:val="32"/>
        </w:rPr>
      </w:pPr>
    </w:p>
    <w:p w14:paraId="141F2609" w14:textId="77777777" w:rsidR="00200A81" w:rsidRDefault="00200A81">
      <w:pPr>
        <w:spacing w:after="0" w:line="360" w:lineRule="auto"/>
        <w:jc w:val="both"/>
        <w:rPr>
          <w:rFonts w:ascii="Times New Roman" w:eastAsia="Times New Roman" w:hAnsi="Times New Roman" w:cs="Times New Roman"/>
          <w:b/>
          <w:bCs/>
          <w:sz w:val="32"/>
          <w:szCs w:val="32"/>
        </w:rPr>
      </w:pPr>
    </w:p>
    <w:p w14:paraId="0A02DB80" w14:textId="77777777" w:rsidR="00200A81" w:rsidRDefault="00200A81">
      <w:pPr>
        <w:spacing w:after="0" w:line="360" w:lineRule="auto"/>
        <w:jc w:val="both"/>
        <w:rPr>
          <w:rFonts w:ascii="Times New Roman" w:eastAsia="Times New Roman" w:hAnsi="Times New Roman" w:cs="Times New Roman"/>
          <w:b/>
          <w:bCs/>
          <w:sz w:val="32"/>
          <w:szCs w:val="32"/>
        </w:rPr>
      </w:pPr>
    </w:p>
    <w:p w14:paraId="2AAB61C4" w14:textId="77777777" w:rsidR="00200A81" w:rsidRDefault="00200A81">
      <w:pPr>
        <w:spacing w:after="0" w:line="360" w:lineRule="auto"/>
        <w:jc w:val="both"/>
        <w:rPr>
          <w:rFonts w:ascii="Times New Roman" w:eastAsia="Times New Roman" w:hAnsi="Times New Roman" w:cs="Times New Roman"/>
          <w:b/>
          <w:bCs/>
          <w:sz w:val="32"/>
          <w:szCs w:val="32"/>
        </w:rPr>
      </w:pPr>
    </w:p>
    <w:p w14:paraId="0BD272C0" w14:textId="77777777" w:rsidR="00200A81" w:rsidRDefault="00200A81">
      <w:pPr>
        <w:spacing w:after="0" w:line="360" w:lineRule="auto"/>
        <w:jc w:val="both"/>
        <w:rPr>
          <w:rFonts w:ascii="Times New Roman" w:eastAsia="Times New Roman" w:hAnsi="Times New Roman" w:cs="Times New Roman"/>
          <w:b/>
          <w:bCs/>
          <w:sz w:val="32"/>
          <w:szCs w:val="32"/>
        </w:rPr>
      </w:pPr>
    </w:p>
    <w:p w14:paraId="2388DB5C" w14:textId="77777777" w:rsidR="00200A81" w:rsidRDefault="00200A81">
      <w:pPr>
        <w:spacing w:after="0" w:line="360" w:lineRule="auto"/>
        <w:jc w:val="both"/>
        <w:rPr>
          <w:rFonts w:ascii="Times New Roman" w:eastAsia="Times New Roman" w:hAnsi="Times New Roman" w:cs="Times New Roman"/>
          <w:b/>
          <w:bCs/>
          <w:sz w:val="32"/>
          <w:szCs w:val="32"/>
        </w:rPr>
      </w:pPr>
    </w:p>
    <w:p w14:paraId="54542752" w14:textId="77777777" w:rsidR="00200A81" w:rsidRDefault="00200A81">
      <w:pPr>
        <w:spacing w:after="0" w:line="360" w:lineRule="auto"/>
        <w:jc w:val="both"/>
        <w:rPr>
          <w:rFonts w:ascii="Times New Roman" w:eastAsia="Times New Roman" w:hAnsi="Times New Roman" w:cs="Times New Roman"/>
          <w:b/>
          <w:bCs/>
          <w:sz w:val="32"/>
          <w:szCs w:val="32"/>
        </w:rPr>
      </w:pPr>
    </w:p>
    <w:p w14:paraId="3B7558E5" w14:textId="77777777" w:rsidR="00200A81" w:rsidRDefault="00200A81">
      <w:pPr>
        <w:spacing w:after="0" w:line="360" w:lineRule="auto"/>
        <w:jc w:val="both"/>
        <w:rPr>
          <w:rFonts w:ascii="Times New Roman" w:eastAsia="Times New Roman" w:hAnsi="Times New Roman" w:cs="Times New Roman"/>
          <w:b/>
          <w:bCs/>
          <w:sz w:val="32"/>
          <w:szCs w:val="32"/>
        </w:rPr>
      </w:pPr>
    </w:p>
    <w:p w14:paraId="1FE0167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Capitulo 4</w:t>
      </w:r>
    </w:p>
    <w:p w14:paraId="72C9D14D" w14:textId="77777777" w:rsidR="00200A81" w:rsidRDefault="00200A81">
      <w:pPr>
        <w:spacing w:after="0" w:line="360" w:lineRule="auto"/>
        <w:jc w:val="both"/>
        <w:rPr>
          <w:rFonts w:ascii="Times New Roman" w:eastAsia="Times New Roman" w:hAnsi="Times New Roman" w:cs="Times New Roman"/>
          <w:b/>
          <w:bCs/>
          <w:sz w:val="32"/>
          <w:szCs w:val="32"/>
        </w:rPr>
      </w:pPr>
    </w:p>
    <w:p w14:paraId="436F7886" w14:textId="77777777" w:rsidR="00200A81" w:rsidRDefault="00200A81">
      <w:pPr>
        <w:spacing w:after="0" w:line="360" w:lineRule="auto"/>
        <w:jc w:val="both"/>
        <w:rPr>
          <w:rFonts w:ascii="Times New Roman" w:eastAsia="Times New Roman" w:hAnsi="Times New Roman" w:cs="Times New Roman"/>
          <w:b/>
          <w:bCs/>
          <w:sz w:val="32"/>
          <w:szCs w:val="32"/>
        </w:rPr>
      </w:pPr>
    </w:p>
    <w:p w14:paraId="266F88C5" w14:textId="77777777" w:rsidR="00200A81" w:rsidRDefault="00200A81">
      <w:pPr>
        <w:spacing w:after="0" w:line="360" w:lineRule="auto"/>
        <w:jc w:val="both"/>
        <w:rPr>
          <w:rFonts w:ascii="Times New Roman" w:eastAsia="Times New Roman" w:hAnsi="Times New Roman" w:cs="Times New Roman"/>
          <w:b/>
          <w:bCs/>
          <w:sz w:val="32"/>
          <w:szCs w:val="32"/>
        </w:rPr>
      </w:pPr>
    </w:p>
    <w:p w14:paraId="1FDEAA1C" w14:textId="77777777" w:rsidR="00200A81" w:rsidRDefault="00200A81">
      <w:pPr>
        <w:spacing w:after="0" w:line="360" w:lineRule="auto"/>
        <w:jc w:val="both"/>
        <w:rPr>
          <w:rFonts w:ascii="Times New Roman" w:eastAsia="Times New Roman" w:hAnsi="Times New Roman" w:cs="Times New Roman"/>
          <w:b/>
          <w:bCs/>
          <w:sz w:val="32"/>
          <w:szCs w:val="32"/>
        </w:rPr>
      </w:pPr>
    </w:p>
    <w:p w14:paraId="3C30C505" w14:textId="77777777" w:rsidR="00200A81" w:rsidRDefault="00200A81">
      <w:pPr>
        <w:spacing w:after="0" w:line="360" w:lineRule="auto"/>
        <w:jc w:val="both"/>
        <w:rPr>
          <w:rFonts w:ascii="Times New Roman" w:eastAsia="Times New Roman" w:hAnsi="Times New Roman" w:cs="Times New Roman"/>
          <w:b/>
          <w:bCs/>
          <w:sz w:val="32"/>
          <w:szCs w:val="32"/>
        </w:rPr>
      </w:pPr>
    </w:p>
    <w:p w14:paraId="36032A48" w14:textId="77777777" w:rsidR="00200A81" w:rsidRDefault="00200A81">
      <w:pPr>
        <w:spacing w:after="0" w:line="360" w:lineRule="auto"/>
        <w:jc w:val="both"/>
        <w:rPr>
          <w:rFonts w:ascii="Times New Roman" w:eastAsia="Times New Roman" w:hAnsi="Times New Roman" w:cs="Times New Roman"/>
          <w:b/>
          <w:bCs/>
          <w:sz w:val="32"/>
          <w:szCs w:val="32"/>
        </w:rPr>
      </w:pPr>
    </w:p>
    <w:p w14:paraId="3279E15A" w14:textId="77777777" w:rsidR="00200A81" w:rsidRDefault="00200A81">
      <w:pPr>
        <w:spacing w:after="0" w:line="360" w:lineRule="auto"/>
        <w:jc w:val="both"/>
        <w:rPr>
          <w:rFonts w:ascii="Times New Roman" w:eastAsia="Times New Roman" w:hAnsi="Times New Roman" w:cs="Times New Roman"/>
          <w:b/>
          <w:bCs/>
          <w:sz w:val="32"/>
          <w:szCs w:val="32"/>
        </w:rPr>
      </w:pPr>
    </w:p>
    <w:p w14:paraId="08C70155" w14:textId="77777777" w:rsidR="00200A81" w:rsidRDefault="00200A81">
      <w:pPr>
        <w:spacing w:after="0" w:line="360" w:lineRule="auto"/>
        <w:jc w:val="both"/>
        <w:rPr>
          <w:rFonts w:ascii="Times New Roman" w:eastAsia="Times New Roman" w:hAnsi="Times New Roman" w:cs="Times New Roman"/>
          <w:b/>
          <w:bCs/>
          <w:sz w:val="32"/>
          <w:szCs w:val="32"/>
        </w:rPr>
      </w:pPr>
    </w:p>
    <w:p w14:paraId="558ABFDE" w14:textId="77777777" w:rsidR="00200A81" w:rsidRDefault="00200A81">
      <w:pPr>
        <w:spacing w:after="0" w:line="360" w:lineRule="auto"/>
        <w:jc w:val="both"/>
        <w:rPr>
          <w:rFonts w:ascii="Times New Roman" w:eastAsia="Times New Roman" w:hAnsi="Times New Roman" w:cs="Times New Roman"/>
          <w:b/>
          <w:bCs/>
          <w:sz w:val="32"/>
          <w:szCs w:val="32"/>
        </w:rPr>
      </w:pPr>
    </w:p>
    <w:p w14:paraId="46EF8502" w14:textId="77777777" w:rsidR="00200A81" w:rsidRDefault="00200A81">
      <w:pPr>
        <w:spacing w:after="0" w:line="360" w:lineRule="auto"/>
        <w:jc w:val="both"/>
        <w:rPr>
          <w:rFonts w:ascii="Times New Roman" w:eastAsia="Times New Roman" w:hAnsi="Times New Roman" w:cs="Times New Roman"/>
          <w:b/>
          <w:bCs/>
          <w:sz w:val="32"/>
          <w:szCs w:val="32"/>
        </w:rPr>
      </w:pPr>
    </w:p>
    <w:p w14:paraId="6DCE8400" w14:textId="77777777" w:rsidR="00200A81" w:rsidRDefault="00200A81">
      <w:pPr>
        <w:spacing w:after="0" w:line="360" w:lineRule="auto"/>
        <w:jc w:val="both"/>
        <w:rPr>
          <w:rFonts w:ascii="Times New Roman" w:eastAsia="Times New Roman" w:hAnsi="Times New Roman" w:cs="Times New Roman"/>
          <w:b/>
          <w:bCs/>
          <w:sz w:val="32"/>
          <w:szCs w:val="32"/>
        </w:rPr>
      </w:pPr>
    </w:p>
    <w:p w14:paraId="26AAF1E2" w14:textId="77777777" w:rsidR="00200A81" w:rsidRDefault="00200A81">
      <w:pPr>
        <w:spacing w:after="0" w:line="360" w:lineRule="auto"/>
        <w:jc w:val="both"/>
        <w:rPr>
          <w:rFonts w:ascii="Times New Roman" w:eastAsia="Times New Roman" w:hAnsi="Times New Roman" w:cs="Times New Roman"/>
          <w:b/>
          <w:bCs/>
          <w:sz w:val="32"/>
          <w:szCs w:val="32"/>
        </w:rPr>
      </w:pPr>
    </w:p>
    <w:p w14:paraId="070E2493" w14:textId="77777777" w:rsidR="00200A81" w:rsidRDefault="00200A81">
      <w:pPr>
        <w:spacing w:after="0" w:line="360" w:lineRule="auto"/>
        <w:jc w:val="both"/>
        <w:rPr>
          <w:rFonts w:ascii="Times New Roman" w:eastAsia="Times New Roman" w:hAnsi="Times New Roman" w:cs="Times New Roman"/>
          <w:b/>
          <w:bCs/>
          <w:sz w:val="32"/>
          <w:szCs w:val="32"/>
        </w:rPr>
      </w:pPr>
    </w:p>
    <w:p w14:paraId="449DDB17" w14:textId="77777777" w:rsidR="00200A81" w:rsidRDefault="00200A81">
      <w:pPr>
        <w:spacing w:after="0" w:line="360" w:lineRule="auto"/>
        <w:jc w:val="both"/>
        <w:rPr>
          <w:rFonts w:ascii="Times New Roman" w:eastAsia="Times New Roman" w:hAnsi="Times New Roman" w:cs="Times New Roman"/>
          <w:b/>
          <w:bCs/>
          <w:sz w:val="32"/>
          <w:szCs w:val="32"/>
        </w:rPr>
      </w:pPr>
    </w:p>
    <w:p w14:paraId="76EAEA54" w14:textId="77777777" w:rsidR="00200A81" w:rsidRDefault="00200A81">
      <w:pPr>
        <w:spacing w:after="0" w:line="360" w:lineRule="auto"/>
        <w:jc w:val="both"/>
        <w:rPr>
          <w:rFonts w:ascii="Times New Roman" w:eastAsia="Times New Roman" w:hAnsi="Times New Roman" w:cs="Times New Roman"/>
          <w:b/>
          <w:bCs/>
          <w:sz w:val="32"/>
          <w:szCs w:val="32"/>
        </w:rPr>
      </w:pPr>
    </w:p>
    <w:p w14:paraId="2D2C84B7" w14:textId="77777777" w:rsidR="00200A81" w:rsidRDefault="00200A81">
      <w:pPr>
        <w:spacing w:after="0" w:line="360" w:lineRule="auto"/>
        <w:jc w:val="both"/>
        <w:rPr>
          <w:rFonts w:ascii="Times New Roman" w:eastAsia="Times New Roman" w:hAnsi="Times New Roman" w:cs="Times New Roman"/>
          <w:b/>
          <w:bCs/>
          <w:sz w:val="32"/>
          <w:szCs w:val="32"/>
        </w:rPr>
      </w:pPr>
    </w:p>
    <w:p w14:paraId="1FEC1F0C" w14:textId="77777777" w:rsidR="00200A81" w:rsidRDefault="00200A81">
      <w:pPr>
        <w:spacing w:after="0" w:line="360" w:lineRule="auto"/>
        <w:jc w:val="both"/>
        <w:rPr>
          <w:rFonts w:ascii="Times New Roman" w:eastAsia="Times New Roman" w:hAnsi="Times New Roman" w:cs="Times New Roman"/>
          <w:b/>
          <w:bCs/>
          <w:sz w:val="32"/>
          <w:szCs w:val="32"/>
        </w:rPr>
      </w:pPr>
    </w:p>
    <w:p w14:paraId="406FDC89" w14:textId="77777777" w:rsidR="00200A81" w:rsidRDefault="00200A81">
      <w:pPr>
        <w:spacing w:after="0" w:line="360" w:lineRule="auto"/>
        <w:jc w:val="both"/>
        <w:rPr>
          <w:rFonts w:ascii="Times New Roman" w:eastAsia="Times New Roman" w:hAnsi="Times New Roman" w:cs="Times New Roman"/>
          <w:b/>
          <w:bCs/>
          <w:sz w:val="32"/>
          <w:szCs w:val="32"/>
        </w:rPr>
      </w:pPr>
    </w:p>
    <w:p w14:paraId="1E6C510F" w14:textId="77777777" w:rsidR="00200A81" w:rsidRDefault="00200A81">
      <w:pPr>
        <w:spacing w:after="0" w:line="360" w:lineRule="auto"/>
        <w:jc w:val="both"/>
        <w:rPr>
          <w:rFonts w:ascii="Times New Roman" w:eastAsia="Times New Roman" w:hAnsi="Times New Roman" w:cs="Times New Roman"/>
          <w:b/>
          <w:bCs/>
          <w:sz w:val="32"/>
          <w:szCs w:val="32"/>
        </w:rPr>
      </w:pPr>
    </w:p>
    <w:p w14:paraId="3C6E6565" w14:textId="77777777" w:rsidR="00200A81" w:rsidRDefault="00200A81">
      <w:pPr>
        <w:spacing w:after="0" w:line="360" w:lineRule="auto"/>
        <w:jc w:val="both"/>
        <w:rPr>
          <w:rFonts w:ascii="Times New Roman" w:eastAsia="Times New Roman" w:hAnsi="Times New Roman" w:cs="Times New Roman"/>
          <w:b/>
          <w:bCs/>
          <w:sz w:val="32"/>
          <w:szCs w:val="32"/>
        </w:rPr>
      </w:pPr>
    </w:p>
    <w:p w14:paraId="7234AF53" w14:textId="77777777" w:rsidR="00200A81" w:rsidRDefault="00200A81">
      <w:pPr>
        <w:spacing w:after="0" w:line="360" w:lineRule="auto"/>
        <w:jc w:val="both"/>
        <w:rPr>
          <w:rFonts w:ascii="Times New Roman" w:eastAsia="Times New Roman" w:hAnsi="Times New Roman" w:cs="Times New Roman"/>
          <w:b/>
          <w:bCs/>
          <w:sz w:val="32"/>
          <w:szCs w:val="32"/>
        </w:rPr>
      </w:pPr>
    </w:p>
    <w:p w14:paraId="6A3708F9" w14:textId="77777777" w:rsidR="00200A81" w:rsidRDefault="00200A81">
      <w:pPr>
        <w:spacing w:after="0" w:line="360" w:lineRule="auto"/>
        <w:jc w:val="both"/>
        <w:rPr>
          <w:rFonts w:ascii="Times New Roman" w:eastAsia="Times New Roman" w:hAnsi="Times New Roman" w:cs="Times New Roman"/>
          <w:b/>
          <w:bCs/>
          <w:sz w:val="32"/>
          <w:szCs w:val="32"/>
        </w:rPr>
      </w:pPr>
    </w:p>
    <w:p w14:paraId="5C60222E" w14:textId="77777777" w:rsidR="00200A81" w:rsidRDefault="00200A81">
      <w:pPr>
        <w:spacing w:after="0" w:line="360" w:lineRule="auto"/>
        <w:jc w:val="both"/>
        <w:rPr>
          <w:rFonts w:ascii="Times New Roman" w:eastAsia="Times New Roman" w:hAnsi="Times New Roman" w:cs="Times New Roman"/>
          <w:b/>
          <w:bCs/>
          <w:sz w:val="32"/>
          <w:szCs w:val="32"/>
        </w:rPr>
      </w:pPr>
    </w:p>
    <w:p w14:paraId="6F0C23DD" w14:textId="77777777" w:rsidR="00200A81" w:rsidRDefault="00200A81">
      <w:pPr>
        <w:spacing w:after="0" w:line="360" w:lineRule="auto"/>
        <w:jc w:val="both"/>
        <w:rPr>
          <w:rFonts w:ascii="Times New Roman" w:eastAsia="Times New Roman" w:hAnsi="Times New Roman" w:cs="Times New Roman"/>
          <w:b/>
          <w:bCs/>
          <w:sz w:val="32"/>
          <w:szCs w:val="32"/>
        </w:rPr>
      </w:pPr>
    </w:p>
    <w:p w14:paraId="3FC8B75E"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Referências</w:t>
      </w:r>
    </w:p>
    <w:p w14:paraId="122F6226" w14:textId="77777777" w:rsidR="00200A81" w:rsidRDefault="00200A81">
      <w:pPr>
        <w:spacing w:after="0" w:line="360" w:lineRule="auto"/>
        <w:ind w:firstLine="708"/>
        <w:jc w:val="both"/>
        <w:rPr>
          <w:rFonts w:ascii="Times New Roman" w:hAnsi="Times New Roman" w:cs="Times New Roman"/>
          <w:sz w:val="24"/>
          <w:szCs w:val="24"/>
        </w:rPr>
      </w:pPr>
    </w:p>
    <w:p w14:paraId="3ED50CD8" w14:textId="77777777" w:rsidR="00200A81" w:rsidRPr="008D02EE" w:rsidRDefault="00573AFD">
      <w:pPr>
        <w:spacing w:after="0" w:line="360" w:lineRule="auto"/>
        <w:ind w:firstLine="708"/>
        <w:jc w:val="both"/>
        <w:rPr>
          <w:rFonts w:ascii="Times New Roman" w:eastAsia="Times New Roman" w:hAnsi="Times New Roman" w:cs="Times New Roman"/>
          <w:sz w:val="24"/>
          <w:szCs w:val="24"/>
          <w:rPrChange w:id="59" w:author="Eduardo Sakaue" w:date="2017-07-13T18:28:00Z">
            <w:rPr>
              <w:rFonts w:ascii="Times New Roman" w:eastAsia="Times New Roman" w:hAnsi="Times New Roman" w:cs="Times New Roman"/>
              <w:sz w:val="24"/>
              <w:szCs w:val="24"/>
              <w:lang w:val="en-US"/>
            </w:rPr>
          </w:rPrChange>
        </w:rPr>
      </w:pPr>
      <w:r>
        <w:rPr>
          <w:rFonts w:ascii="Times New Roman" w:eastAsia="Times New Roman" w:hAnsi="Times New Roman" w:cs="Times New Roman"/>
          <w:sz w:val="24"/>
          <w:szCs w:val="24"/>
        </w:rPr>
        <w:t xml:space="preserve">Lyman,Jay.  </w:t>
      </w:r>
      <w:r w:rsidRPr="008D02EE">
        <w:rPr>
          <w:rFonts w:ascii="Times New Roman" w:eastAsia="Times New Roman" w:hAnsi="Times New Roman" w:cs="Times New Roman"/>
          <w:sz w:val="24"/>
          <w:szCs w:val="24"/>
          <w:rPrChange w:id="60" w:author="Eduardo Sakaue" w:date="2017-07-13T18:28:00Z">
            <w:rPr>
              <w:rFonts w:ascii="Times New Roman" w:eastAsia="Times New Roman" w:hAnsi="Times New Roman" w:cs="Times New Roman"/>
              <w:sz w:val="24"/>
              <w:szCs w:val="24"/>
              <w:lang w:val="en-US"/>
            </w:rPr>
          </w:rPrChange>
        </w:rPr>
        <w:t>https://blogs.the451group.com/opensource/2010/03/03/devops-mixing-dev-ops-agile-cloud-open-source-and-business/ 451 CAOS Theory.</w:t>
      </w:r>
    </w:p>
    <w:p w14:paraId="0E5A876C" w14:textId="77777777" w:rsidR="00200A81" w:rsidRDefault="00573AFD">
      <w:pPr>
        <w:spacing w:after="0" w:line="360" w:lineRule="auto"/>
        <w:jc w:val="both"/>
        <w:rPr>
          <w:rFonts w:ascii="Times New Roman" w:eastAsia="Times New Roman" w:hAnsi="Times New Roman" w:cs="Times New Roman"/>
          <w:sz w:val="24"/>
          <w:szCs w:val="24"/>
        </w:rPr>
      </w:pPr>
      <w:r w:rsidRPr="003A6117">
        <w:rPr>
          <w:rFonts w:ascii="Times New Roman" w:hAnsi="Times New Roman" w:cs="Times New Roman"/>
          <w:sz w:val="24"/>
          <w:szCs w:val="24"/>
        </w:rPr>
        <w:br/>
      </w:r>
      <w:r w:rsidRPr="003A6117">
        <w:rPr>
          <w:rFonts w:ascii="Times New Roman" w:eastAsia="Times New Roman" w:hAnsi="Times New Roman" w:cs="Times New Roman"/>
          <w:sz w:val="24"/>
          <w:szCs w:val="24"/>
        </w:rPr>
        <w:t> </w:t>
      </w:r>
      <w:r w:rsidRPr="003A6117">
        <w:rPr>
          <w:rFonts w:ascii="Times New Roman" w:hAnsi="Times New Roman" w:cs="Times New Roman"/>
          <w:sz w:val="24"/>
          <w:szCs w:val="24"/>
        </w:rPr>
        <w:tab/>
      </w:r>
      <w:r>
        <w:rPr>
          <w:rFonts w:ascii="Times New Roman" w:eastAsia="Times New Roman" w:hAnsi="Times New Roman" w:cs="Times New Roman"/>
          <w:sz w:val="24"/>
          <w:szCs w:val="24"/>
        </w:rPr>
        <w:t xml:space="preserve">Nasrat, Paul. </w:t>
      </w:r>
      <w:r w:rsidR="00AF2BDE">
        <w:fldChar w:fldCharType="begin"/>
      </w:r>
      <w:r w:rsidR="00AF2BDE">
        <w:instrText xml:space="preserve"> HYPERLINK "https://www.infoq.com/presentations/agile-infrastructure.%20InfoQ.%2005%20March 2010" \h </w:instrText>
      </w:r>
      <w:r w:rsidR="00AF2BDE">
        <w:fldChar w:fldCharType="separate"/>
      </w:r>
      <w:r>
        <w:rPr>
          <w:rStyle w:val="LinkdaInternet"/>
          <w:rFonts w:ascii="Times New Roman" w:eastAsia="Times New Roman" w:hAnsi="Times New Roman" w:cs="Times New Roman"/>
          <w:sz w:val="24"/>
          <w:szCs w:val="24"/>
        </w:rPr>
        <w:t>https://www.infoq.com/presentations/agile-infrastructure. InfoQ. 05 March 2010</w:t>
      </w:r>
      <w:r w:rsidR="00AF2BDE">
        <w:rPr>
          <w:rStyle w:val="LinkdaInternet"/>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420A029E"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15132CB6"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http://www.devmedia.com.br/gestao-de-projetos-e-integracao-continua-com-devops/34180</w:t>
      </w:r>
    </w:p>
    <w:p w14:paraId="1BA6F645" w14:textId="77777777" w:rsidR="00200A81" w:rsidRDefault="00200A81">
      <w:pPr>
        <w:spacing w:after="0" w:line="360" w:lineRule="auto"/>
        <w:ind w:firstLine="708"/>
        <w:jc w:val="both"/>
        <w:rPr>
          <w:rFonts w:ascii="Times New Roman" w:hAnsi="Times New Roman" w:cs="Times New Roman"/>
          <w:sz w:val="24"/>
          <w:szCs w:val="24"/>
        </w:rPr>
      </w:pPr>
    </w:p>
    <w:p w14:paraId="6F4278B9"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http://www.ibm.com/developerworks/br/rational/library/defining-deployment-deliverable-devops/</w:t>
      </w:r>
    </w:p>
    <w:p w14:paraId="641E523B" w14:textId="77777777" w:rsidR="00200A81" w:rsidRDefault="00200A81">
      <w:pPr>
        <w:spacing w:after="0" w:line="360" w:lineRule="auto"/>
        <w:ind w:firstLine="708"/>
        <w:jc w:val="both"/>
        <w:rPr>
          <w:rFonts w:ascii="Times New Roman" w:hAnsi="Times New Roman" w:cs="Times New Roman"/>
          <w:sz w:val="24"/>
          <w:szCs w:val="24"/>
        </w:rPr>
      </w:pPr>
    </w:p>
    <w:p w14:paraId="7A45998A" w14:textId="77777777" w:rsidR="00200A81" w:rsidRDefault="00573AF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http://blog.justdigital.com.br/devops-qual-a-diferencas-entre-continuous-delivery-continuous-integration-e-continuous-deployment/</w:t>
      </w:r>
    </w:p>
    <w:p w14:paraId="5B2049DA" w14:textId="77777777" w:rsidR="00200A81" w:rsidRDefault="00200A81">
      <w:pPr>
        <w:spacing w:after="0" w:line="360" w:lineRule="auto"/>
        <w:ind w:firstLine="708"/>
        <w:jc w:val="both"/>
        <w:rPr>
          <w:rFonts w:ascii="Times New Roman" w:hAnsi="Times New Roman" w:cs="Times New Roman"/>
          <w:sz w:val="24"/>
          <w:szCs w:val="24"/>
        </w:rPr>
      </w:pPr>
    </w:p>
    <w:p w14:paraId="00BE20D1" w14:textId="77777777" w:rsidR="00200A81" w:rsidRDefault="00AF2BDE">
      <w:pPr>
        <w:spacing w:after="0" w:line="360" w:lineRule="auto"/>
        <w:ind w:firstLine="708"/>
        <w:jc w:val="both"/>
        <w:rPr>
          <w:rStyle w:val="LinkdaInternet"/>
          <w:rFonts w:ascii="Times New Roman" w:hAnsi="Times New Roman" w:cs="Times New Roman"/>
          <w:sz w:val="24"/>
          <w:szCs w:val="24"/>
        </w:rPr>
      </w:pPr>
      <w:hyperlink r:id="rId48">
        <w:r w:rsidR="00573AFD">
          <w:rPr>
            <w:rStyle w:val="LinkdaInternet"/>
            <w:rFonts w:ascii="Times New Roman" w:hAnsi="Times New Roman" w:cs="Times New Roman"/>
            <w:sz w:val="24"/>
            <w:szCs w:val="24"/>
          </w:rPr>
          <w:t>http://www.infowester.com/cloudcomputing.php</w:t>
        </w:r>
      </w:hyperlink>
    </w:p>
    <w:p w14:paraId="18FDA5A1" w14:textId="77777777" w:rsidR="00200A81" w:rsidRDefault="00200A81">
      <w:pPr>
        <w:spacing w:after="0" w:line="360" w:lineRule="auto"/>
        <w:ind w:firstLine="708"/>
        <w:jc w:val="both"/>
        <w:rPr>
          <w:rFonts w:ascii="Times New Roman" w:hAnsi="Times New Roman" w:cs="Times New Roman"/>
          <w:sz w:val="24"/>
          <w:szCs w:val="24"/>
        </w:rPr>
      </w:pPr>
    </w:p>
    <w:p w14:paraId="55C7D1B4" w14:textId="77777777" w:rsidR="00200A81" w:rsidRDefault="00573AFD">
      <w:pPr>
        <w:spacing w:after="0" w:line="360" w:lineRule="auto"/>
        <w:ind w:firstLine="708"/>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Catteddu</w:t>
      </w:r>
      <w:proofErr w:type="spellEnd"/>
      <w:r>
        <w:rPr>
          <w:rFonts w:ascii="Times New Roman" w:eastAsia="Times New Roman" w:hAnsi="Times New Roman" w:cs="Times New Roman"/>
          <w:sz w:val="24"/>
          <w:szCs w:val="24"/>
          <w:lang w:val="en-US"/>
        </w:rPr>
        <w:t>, Daniele. "Cloud Computing: benefits, risks and recommendations for information security." Web Application Security. Springer Berlin Heidelberg, 2010. 17-17.</w:t>
      </w:r>
    </w:p>
    <w:p w14:paraId="6DC4BEEA" w14:textId="77777777" w:rsidR="00200A81" w:rsidRDefault="00200A81">
      <w:pPr>
        <w:spacing w:after="0" w:line="360" w:lineRule="auto"/>
        <w:ind w:firstLine="708"/>
        <w:jc w:val="both"/>
        <w:rPr>
          <w:rFonts w:ascii="Times New Roman" w:hAnsi="Times New Roman" w:cs="Times New Roman"/>
          <w:sz w:val="24"/>
          <w:szCs w:val="24"/>
          <w:lang w:val="en-US"/>
        </w:rPr>
      </w:pPr>
    </w:p>
    <w:p w14:paraId="2FDD1B55" w14:textId="77777777" w:rsidR="00200A81" w:rsidRDefault="00573AFD">
      <w:pPr>
        <w:spacing w:after="0" w:line="360" w:lineRule="auto"/>
        <w:ind w:firstLine="708"/>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Humble, Jez, and David Farley. Continuous delivery: reliable software releases through build, test, and deployment automation. Pearson Education, 2010.</w:t>
      </w:r>
    </w:p>
    <w:p w14:paraId="506E5D53" w14:textId="77777777" w:rsidR="00200A81" w:rsidRDefault="00200A81">
      <w:pPr>
        <w:spacing w:after="0" w:line="360" w:lineRule="auto"/>
        <w:ind w:firstLine="708"/>
        <w:jc w:val="both"/>
        <w:rPr>
          <w:rFonts w:ascii="Times New Roman" w:hAnsi="Times New Roman" w:cs="Times New Roman"/>
          <w:sz w:val="24"/>
          <w:szCs w:val="24"/>
          <w:lang w:val="en-US"/>
        </w:rPr>
      </w:pPr>
    </w:p>
    <w:p w14:paraId="34FF2400" w14:textId="77777777" w:rsidR="00200A81" w:rsidRDefault="00573AFD">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http://www.dell.com/learn/br/pt/brbsdt1/sb360/what-is-a-server</w:t>
      </w:r>
    </w:p>
    <w:sectPr w:rsidR="00200A81">
      <w:headerReference w:type="default" r:id="rId49"/>
      <w:pgSz w:w="11906" w:h="16838"/>
      <w:pgMar w:top="1418" w:right="1558" w:bottom="1418" w:left="1701" w:header="709"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duardo Sakaue" w:date="2017-07-13T18:28:00Z" w:initials="ES">
    <w:p w14:paraId="7A095CA6" w14:textId="77777777" w:rsidR="008D02EE" w:rsidRDefault="008D02EE">
      <w:pPr>
        <w:pStyle w:val="CommentText"/>
      </w:pPr>
      <w:r>
        <w:rPr>
          <w:rStyle w:val="CommentReference"/>
        </w:rPr>
        <w:annotationRef/>
      </w:r>
      <w:r>
        <w:t>Adequar ao Projeto Permanência e Desenvolvimento de Talentos Profissionais</w:t>
      </w:r>
    </w:p>
  </w:comment>
  <w:comment w:id="1" w:author="Eduardo Sakaue" w:date="2017-07-13T18:31:00Z" w:initials="ES">
    <w:p w14:paraId="2B4B0F0C" w14:textId="77777777" w:rsidR="009479FF" w:rsidRDefault="009479FF" w:rsidP="009479FF">
      <w:pPr>
        <w:pStyle w:val="CommentText"/>
      </w:pPr>
      <w:r>
        <w:rPr>
          <w:rStyle w:val="CommentReference"/>
        </w:rPr>
        <w:annotationRef/>
      </w:r>
      <w:r>
        <w:t xml:space="preserve">Dentro </w:t>
      </w:r>
      <w:r>
        <w:t>do projeto existem etapas que orientam o aluno a refletir e planejar o futuro profissional</w:t>
      </w:r>
    </w:p>
    <w:p w14:paraId="798D0EC8" w14:textId="77777777" w:rsidR="009479FF" w:rsidRDefault="009479FF" w:rsidP="009479FF">
      <w:pPr>
        <w:pStyle w:val="CommentText"/>
      </w:pPr>
    </w:p>
    <w:p w14:paraId="337CFD2D" w14:textId="77777777" w:rsidR="009479FF" w:rsidRDefault="009479FF" w:rsidP="009479FF">
      <w:pPr>
        <w:pStyle w:val="CommentText"/>
      </w:pPr>
      <w:r>
        <w:t>Uma das etapas é o mapeamento de competências. Nesta etapa foi desenvolvido uma plataforma.. para avaliações em formato de jogos....</w:t>
      </w:r>
    </w:p>
    <w:p w14:paraId="5D097E30" w14:textId="77777777" w:rsidR="009479FF" w:rsidRDefault="009479FF" w:rsidP="009479FF">
      <w:pPr>
        <w:pStyle w:val="CommentText"/>
      </w:pPr>
    </w:p>
    <w:p w14:paraId="503AE548" w14:textId="77777777" w:rsidR="009479FF" w:rsidRDefault="009479FF" w:rsidP="009479FF">
      <w:pPr>
        <w:pStyle w:val="CommentText"/>
      </w:pPr>
      <w:r>
        <w:t>Para suportar esta plataforma é necessário... (seu problema!)</w:t>
      </w:r>
    </w:p>
    <w:p w14:paraId="7E7ADFEE" w14:textId="77777777" w:rsidR="009479FF" w:rsidRDefault="009479FF" w:rsidP="009479FF">
      <w:pPr>
        <w:pStyle w:val="CommentText"/>
      </w:pPr>
    </w:p>
    <w:p w14:paraId="4AEDB96D" w14:textId="77777777" w:rsidR="009479FF" w:rsidRDefault="009479FF" w:rsidP="009479FF">
      <w:pPr>
        <w:pStyle w:val="CommentText"/>
      </w:pPr>
      <w:r>
        <w:t>Precisa de uma infra adequada ao formato que foi desenvolvido</w:t>
      </w:r>
    </w:p>
  </w:comment>
  <w:comment w:id="2" w:author="Eduardo Sakaue" w:date="2017-07-13T18:41:00Z" w:initials="ES">
    <w:p w14:paraId="6A2C7E08" w14:textId="77777777" w:rsidR="00CC4E95" w:rsidRDefault="00CC4E95">
      <w:pPr>
        <w:pStyle w:val="CommentText"/>
      </w:pPr>
      <w:r>
        <w:rPr>
          <w:rStyle w:val="CommentReference"/>
        </w:rPr>
        <w:annotationRef/>
      </w:r>
      <w:r>
        <w:t xml:space="preserve">Colocar </w:t>
      </w:r>
      <w:r>
        <w:t>os objetivos</w:t>
      </w:r>
    </w:p>
    <w:p w14:paraId="47EBF86F" w14:textId="77777777" w:rsidR="00CC4E95" w:rsidRDefault="00CC4E95">
      <w:pPr>
        <w:pStyle w:val="CommentText"/>
      </w:pPr>
    </w:p>
    <w:p w14:paraId="42A69A02" w14:textId="77777777" w:rsidR="00CC4E95" w:rsidRDefault="00CC4E95">
      <w:pPr>
        <w:pStyle w:val="CommentText"/>
      </w:pPr>
      <w:r>
        <w:t>1 paragráfo</w:t>
      </w:r>
    </w:p>
    <w:p w14:paraId="0C6F16D9" w14:textId="77777777" w:rsidR="00CC4E95" w:rsidRDefault="00CC4E95">
      <w:pPr>
        <w:pStyle w:val="CommentText"/>
      </w:pPr>
      <w:r>
        <w:t>Automático</w:t>
      </w:r>
    </w:p>
    <w:p w14:paraId="1CCC2753" w14:textId="77777777" w:rsidR="00CC4E95" w:rsidRDefault="00CC4E95">
      <w:pPr>
        <w:pStyle w:val="CommentText"/>
      </w:pPr>
      <w:r>
        <w:t>escalável</w:t>
      </w:r>
    </w:p>
  </w:comment>
  <w:comment w:id="3" w:author="Eduardo Sakaue" w:date="2017-07-13T18:42:00Z" w:initials="ES">
    <w:p w14:paraId="1F31C9C5" w14:textId="77777777" w:rsidR="00CC4E95" w:rsidRDefault="00CC4E95">
      <w:pPr>
        <w:pStyle w:val="CommentText"/>
      </w:pPr>
      <w:r>
        <w:rPr>
          <w:rStyle w:val="CommentReference"/>
        </w:rPr>
        <w:annotationRef/>
      </w:r>
      <w:r>
        <w:t xml:space="preserve">User </w:t>
      </w:r>
      <w:r>
        <w:t>stories</w:t>
      </w:r>
    </w:p>
  </w:comment>
  <w:comment w:id="4" w:author="Eduardo Sakaue" w:date="2017-07-13T18:43:00Z" w:initials="ES">
    <w:p w14:paraId="54165A97" w14:textId="77777777" w:rsidR="00CC4E95" w:rsidRDefault="00CC4E95">
      <w:pPr>
        <w:pStyle w:val="CommentText"/>
      </w:pPr>
      <w:r>
        <w:rPr>
          <w:rStyle w:val="CommentReference"/>
        </w:rPr>
        <w:annotationRef/>
      </w:r>
      <w:r>
        <w:t>Citação</w:t>
      </w:r>
    </w:p>
    <w:p w14:paraId="789E2C64" w14:textId="77777777" w:rsidR="00CC4E95" w:rsidRDefault="00CC4E95">
      <w:pPr>
        <w:pStyle w:val="CommentText"/>
      </w:pPr>
      <w:r>
        <w:t>Pode ser nota de rodapé</w:t>
      </w:r>
    </w:p>
  </w:comment>
  <w:comment w:id="15" w:author="Eduardo Sakaue" w:date="2017-07-13T19:05:00Z" w:initials="ES">
    <w:p w14:paraId="65B9AA01" w14:textId="77777777" w:rsidR="00025579" w:rsidRDefault="00025579">
      <w:pPr>
        <w:pStyle w:val="CommentText"/>
      </w:pPr>
      <w:r>
        <w:rPr>
          <w:rStyle w:val="CommentReference"/>
        </w:rPr>
        <w:annotationRef/>
      </w:r>
      <w:r>
        <w:t xml:space="preserve">Quantidade </w:t>
      </w:r>
      <w:r>
        <w:t>e escalabilidade</w:t>
      </w:r>
    </w:p>
  </w:comment>
  <w:comment w:id="18" w:author="Eduardo Sakaue" w:date="2017-07-13T19:07:00Z" w:initials="ES">
    <w:p w14:paraId="1EBBE053" w14:textId="77777777" w:rsidR="00DF6EAB" w:rsidRDefault="00DF6EAB">
      <w:pPr>
        <w:pStyle w:val="CommentText"/>
      </w:pPr>
      <w:r>
        <w:rPr>
          <w:rStyle w:val="CommentReference"/>
        </w:rPr>
        <w:annotationRef/>
      </w:r>
      <w:r>
        <w:t xml:space="preserve">Vc </w:t>
      </w:r>
      <w:r>
        <w:t>trabalha num ambiente elástico</w:t>
      </w:r>
    </w:p>
    <w:p w14:paraId="2899A293" w14:textId="77777777" w:rsidR="00DF6EAB" w:rsidRDefault="00DF6EAB">
      <w:pPr>
        <w:pStyle w:val="CommentText"/>
      </w:pPr>
    </w:p>
    <w:p w14:paraId="28FEB3C0" w14:textId="77777777" w:rsidR="00DF6EAB" w:rsidRDefault="00DF6EAB">
      <w:pPr>
        <w:pStyle w:val="CommentText"/>
      </w:pPr>
      <w:r>
        <w:t>Com falta de recurso humanos</w:t>
      </w:r>
    </w:p>
  </w:comment>
  <w:comment w:id="21" w:author="Eduardo Sakaue" w:date="2017-07-13T19:13:00Z" w:initials="ES">
    <w:p w14:paraId="4E429821" w14:textId="77777777" w:rsidR="00DF6EAB" w:rsidRDefault="00DF6EAB">
      <w:pPr>
        <w:pStyle w:val="CommentText"/>
      </w:pPr>
      <w:r>
        <w:rPr>
          <w:rStyle w:val="CommentReference"/>
        </w:rPr>
        <w:annotationRef/>
      </w:r>
      <w:r>
        <w:t xml:space="preserve">Elabora </w:t>
      </w:r>
      <w:r>
        <w:t>um diagrama com todos os requisitos de ambientes juntos</w:t>
      </w:r>
    </w:p>
  </w:comment>
  <w:comment w:id="29" w:author="Eduardo Sakaue" w:date="2017-07-13T19:24:00Z" w:initials="ES">
    <w:p w14:paraId="6BD2F97C" w14:textId="77777777" w:rsidR="006839B3" w:rsidRDefault="006839B3">
      <w:pPr>
        <w:pStyle w:val="CommentText"/>
      </w:pPr>
      <w:r>
        <w:rPr>
          <w:rStyle w:val="CommentReference"/>
        </w:rPr>
        <w:annotationRef/>
      </w:r>
      <w:r>
        <w:t>requisito</w:t>
      </w:r>
    </w:p>
  </w:comment>
  <w:comment w:id="30" w:author="Eduardo Sakaue" w:date="2017-07-13T20:04:00Z" w:initials="ES">
    <w:p w14:paraId="17B9FF8A" w14:textId="77777777" w:rsidR="00934DFA" w:rsidRDefault="00934DFA">
      <w:pPr>
        <w:pStyle w:val="CommentText"/>
      </w:pPr>
      <w:r>
        <w:rPr>
          <w:rStyle w:val="CommentReference"/>
        </w:rPr>
        <w:annotationRef/>
      </w:r>
      <w:r w:rsidR="00C95011">
        <w:t>seu ambiente vs azure full</w:t>
      </w:r>
    </w:p>
    <w:p w14:paraId="558CFD6A" w14:textId="77777777" w:rsidR="00C95011" w:rsidRDefault="00C95011">
      <w:pPr>
        <w:pStyle w:val="CommentText"/>
      </w:pPr>
    </w:p>
    <w:p w14:paraId="1CE2B2C3" w14:textId="77777777" w:rsidR="00C95011" w:rsidRDefault="00C95011">
      <w:pPr>
        <w:pStyle w:val="CommentText"/>
      </w:pPr>
      <w:r>
        <w:t>O que é o Docker, vai pro 2</w:t>
      </w:r>
    </w:p>
  </w:comment>
  <w:comment w:id="42" w:author="Eduardo Sakaue" w:date="2017-07-13T20:05:00Z" w:initials="ES">
    <w:p w14:paraId="3FF0A1DB" w14:textId="77777777" w:rsidR="00C95011" w:rsidRDefault="00C95011">
      <w:pPr>
        <w:pStyle w:val="CommentText"/>
      </w:pPr>
      <w:r>
        <w:rPr>
          <w:rStyle w:val="CommentReference"/>
        </w:rPr>
        <w:annotationRef/>
      </w:r>
      <w:r>
        <w:t xml:space="preserve">Colocar </w:t>
      </w:r>
      <w:r>
        <w:t>direto o comando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095CA6" w15:done="0"/>
  <w15:commentEx w15:paraId="4AEDB96D" w15:done="0"/>
  <w15:commentEx w15:paraId="1CCC2753" w15:done="0"/>
  <w15:commentEx w15:paraId="1F31C9C5" w15:done="0"/>
  <w15:commentEx w15:paraId="789E2C64" w15:done="0"/>
  <w15:commentEx w15:paraId="65B9AA01" w15:done="0"/>
  <w15:commentEx w15:paraId="28FEB3C0" w15:done="0"/>
  <w15:commentEx w15:paraId="4E429821" w15:done="0"/>
  <w15:commentEx w15:paraId="6BD2F97C" w15:done="0"/>
  <w15:commentEx w15:paraId="1CE2B2C3" w15:done="0"/>
  <w15:commentEx w15:paraId="3FF0A1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2D091" w14:textId="77777777" w:rsidR="00AF2BDE" w:rsidRDefault="00AF2BDE">
      <w:pPr>
        <w:spacing w:after="0" w:line="240" w:lineRule="auto"/>
      </w:pPr>
      <w:r>
        <w:separator/>
      </w:r>
    </w:p>
  </w:endnote>
  <w:endnote w:type="continuationSeparator" w:id="0">
    <w:p w14:paraId="61971455" w14:textId="77777777" w:rsidR="00AF2BDE" w:rsidRDefault="00AF2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altName w:val="Malgun Gothic Semilight"/>
    <w:charset w:val="80"/>
    <w:family w:val="swiss"/>
    <w:pitch w:val="variable"/>
    <w:sig w:usb0="00000000" w:usb1="2BDFFCFB" w:usb2="00000036" w:usb3="00000000" w:csb0="003F01F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062B15" w14:textId="77777777" w:rsidR="00AF2BDE" w:rsidRDefault="00AF2BDE">
      <w:pPr>
        <w:spacing w:after="0" w:line="240" w:lineRule="auto"/>
      </w:pPr>
      <w:r>
        <w:separator/>
      </w:r>
    </w:p>
  </w:footnote>
  <w:footnote w:type="continuationSeparator" w:id="0">
    <w:p w14:paraId="5CFB9CDA" w14:textId="77777777" w:rsidR="00AF2BDE" w:rsidRDefault="00AF2B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B6002" w14:textId="77777777" w:rsidR="00200A81" w:rsidRDefault="00200A81">
    <w:pPr>
      <w:pStyle w:val="Cabealho1"/>
      <w:jc w:val="right"/>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uardo Sakaue">
    <w15:presenceInfo w15:providerId="AD" w15:userId="S-1-12-1-2016147434-1114614064-25957252-4061914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A81"/>
    <w:rsid w:val="00025579"/>
    <w:rsid w:val="000C6663"/>
    <w:rsid w:val="00142162"/>
    <w:rsid w:val="00145C92"/>
    <w:rsid w:val="001633EF"/>
    <w:rsid w:val="001700D6"/>
    <w:rsid w:val="001E1260"/>
    <w:rsid w:val="00200A81"/>
    <w:rsid w:val="00314603"/>
    <w:rsid w:val="00356EAE"/>
    <w:rsid w:val="003965B6"/>
    <w:rsid w:val="003A6117"/>
    <w:rsid w:val="004730AC"/>
    <w:rsid w:val="004E7134"/>
    <w:rsid w:val="00500BAC"/>
    <w:rsid w:val="00503385"/>
    <w:rsid w:val="00573AFD"/>
    <w:rsid w:val="00595F50"/>
    <w:rsid w:val="005D2E4D"/>
    <w:rsid w:val="0064394F"/>
    <w:rsid w:val="0066565B"/>
    <w:rsid w:val="006839B3"/>
    <w:rsid w:val="006A0C49"/>
    <w:rsid w:val="007E6EC2"/>
    <w:rsid w:val="008A4360"/>
    <w:rsid w:val="008D02EE"/>
    <w:rsid w:val="00934DFA"/>
    <w:rsid w:val="009479FF"/>
    <w:rsid w:val="00A46234"/>
    <w:rsid w:val="00AF2BDE"/>
    <w:rsid w:val="00AF4E5D"/>
    <w:rsid w:val="00B45D9B"/>
    <w:rsid w:val="00C95011"/>
    <w:rsid w:val="00CC4E95"/>
    <w:rsid w:val="00CE6C00"/>
    <w:rsid w:val="00D10FB0"/>
    <w:rsid w:val="00D3432C"/>
    <w:rsid w:val="00DF6EAB"/>
    <w:rsid w:val="00E21E7A"/>
    <w:rsid w:val="00E34171"/>
    <w:rsid w:val="00EE51F2"/>
    <w:rsid w:val="00EF215A"/>
    <w:rsid w:val="00F37528"/>
    <w:rsid w:val="00FA5654"/>
    <w:rsid w:val="00FB50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692EB"/>
  <w15:docId w15:val="{E4BEA252-518A-4603-BC66-C2A83A60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pt-BR"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11D3"/>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11">
    <w:name w:val="Título 11"/>
    <w:basedOn w:val="Normal"/>
    <w:link w:val="Heading1Char"/>
    <w:uiPriority w:val="9"/>
    <w:qFormat/>
    <w:rsid w:val="00EF2E20"/>
    <w:pPr>
      <w:outlineLvl w:val="0"/>
    </w:pPr>
  </w:style>
  <w:style w:type="character" w:customStyle="1" w:styleId="HeaderChar">
    <w:name w:val="Header Char"/>
    <w:basedOn w:val="DefaultParagraphFont"/>
    <w:link w:val="Cabealho1"/>
    <w:uiPriority w:val="99"/>
    <w:rsid w:val="00AE2F26"/>
  </w:style>
  <w:style w:type="character" w:customStyle="1" w:styleId="FooterChar">
    <w:name w:val="Footer Char"/>
    <w:basedOn w:val="DefaultParagraphFont"/>
    <w:link w:val="Rodap1"/>
    <w:uiPriority w:val="99"/>
    <w:rsid w:val="00AE2F26"/>
  </w:style>
  <w:style w:type="character" w:customStyle="1" w:styleId="apple-converted-space">
    <w:name w:val="apple-converted-space"/>
    <w:basedOn w:val="DefaultParagraphFont"/>
    <w:rsid w:val="00254DC5"/>
  </w:style>
  <w:style w:type="character" w:customStyle="1" w:styleId="LinkdaInternet">
    <w:name w:val="Link da Internet"/>
    <w:basedOn w:val="DefaultParagraphFont"/>
    <w:uiPriority w:val="99"/>
    <w:unhideWhenUsed/>
    <w:rsid w:val="00254DC5"/>
    <w:rPr>
      <w:color w:val="0000FF"/>
      <w:u w:val="single"/>
    </w:rPr>
  </w:style>
  <w:style w:type="character" w:customStyle="1" w:styleId="Heading1Char">
    <w:name w:val="Heading 1 Char"/>
    <w:basedOn w:val="DefaultParagraphFont"/>
    <w:link w:val="Ttulo11"/>
    <w:uiPriority w:val="9"/>
    <w:rsid w:val="00EF2E20"/>
    <w:rPr>
      <w:rFonts w:ascii="Times New Roman" w:eastAsia="Times New Roman" w:hAnsi="Times New Roman" w:cs="Times New Roman"/>
      <w:b/>
      <w:bCs/>
      <w:sz w:val="48"/>
      <w:szCs w:val="48"/>
      <w:lang w:eastAsia="pt-BR"/>
    </w:rPr>
  </w:style>
  <w:style w:type="character" w:customStyle="1" w:styleId="BalloonTextChar">
    <w:name w:val="Balloon Text Char"/>
    <w:basedOn w:val="DefaultParagraphFont"/>
    <w:link w:val="BalloonText"/>
    <w:uiPriority w:val="99"/>
    <w:semiHidden/>
    <w:rsid w:val="00EF2E20"/>
    <w:rPr>
      <w:rFonts w:ascii="Segoe UI" w:hAnsi="Segoe UI" w:cs="Segoe UI"/>
      <w:sz w:val="18"/>
      <w:szCs w:val="18"/>
    </w:rPr>
  </w:style>
  <w:style w:type="character" w:customStyle="1" w:styleId="normaltextrun">
    <w:name w:val="normaltextrun"/>
    <w:basedOn w:val="DefaultParagraphFont"/>
    <w:rsid w:val="007B35B8"/>
  </w:style>
  <w:style w:type="character" w:customStyle="1" w:styleId="spellingerror">
    <w:name w:val="spellingerror"/>
    <w:basedOn w:val="DefaultParagraphFont"/>
    <w:rsid w:val="007B35B8"/>
  </w:style>
  <w:style w:type="character" w:customStyle="1" w:styleId="eop">
    <w:name w:val="eop"/>
    <w:basedOn w:val="DefaultParagraphFont"/>
    <w:rsid w:val="007B35B8"/>
  </w:style>
  <w:style w:type="character" w:customStyle="1" w:styleId="subtitulotexto">
    <w:name w:val="subtitulo_texto"/>
    <w:basedOn w:val="DefaultParagraphFont"/>
    <w:rsid w:val="00D36161"/>
  </w:style>
  <w:style w:type="character" w:customStyle="1" w:styleId="nfase1">
    <w:name w:val="Ênfase1"/>
    <w:basedOn w:val="DefaultParagraphFont"/>
    <w:uiPriority w:val="20"/>
    <w:qFormat/>
    <w:rsid w:val="00D36161"/>
    <w:rPr>
      <w:i/>
      <w:iCs/>
    </w:rPr>
  </w:style>
  <w:style w:type="character" w:styleId="HTMLCite">
    <w:name w:val="HTML Cite"/>
    <w:basedOn w:val="DefaultParagraphFont"/>
    <w:uiPriority w:val="99"/>
    <w:semiHidden/>
    <w:unhideWhenUsed/>
    <w:rsid w:val="000723E7"/>
    <w:rPr>
      <w:i/>
      <w:iCs/>
    </w:rPr>
  </w:style>
  <w:style w:type="character" w:customStyle="1" w:styleId="reference-accessdate">
    <w:name w:val="reference-accessdate"/>
    <w:basedOn w:val="DefaultParagraphFont"/>
    <w:rsid w:val="00A446D0"/>
  </w:style>
  <w:style w:type="character" w:customStyle="1" w:styleId="nowrap">
    <w:name w:val="nowrap"/>
    <w:basedOn w:val="DefaultParagraphFont"/>
    <w:rsid w:val="00A446D0"/>
  </w:style>
  <w:style w:type="character" w:customStyle="1" w:styleId="mw-cite-backlink">
    <w:name w:val="mw-cite-backlink"/>
    <w:basedOn w:val="DefaultParagraphFont"/>
    <w:rsid w:val="00A446D0"/>
  </w:style>
  <w:style w:type="character" w:customStyle="1" w:styleId="cite-accessibility-label">
    <w:name w:val="cite-accessibility-label"/>
    <w:basedOn w:val="DefaultParagraphFont"/>
    <w:rsid w:val="00A446D0"/>
  </w:style>
  <w:style w:type="character" w:styleId="FollowedHyperlink">
    <w:name w:val="FollowedHyperlink"/>
    <w:basedOn w:val="DefaultParagraphFont"/>
    <w:uiPriority w:val="99"/>
    <w:semiHidden/>
    <w:unhideWhenUsed/>
    <w:rsid w:val="00A446D0"/>
    <w:rPr>
      <w:color w:val="954F72"/>
      <w:u w:val="single"/>
    </w:rPr>
  </w:style>
  <w:style w:type="character" w:customStyle="1" w:styleId="MenoPendente1">
    <w:name w:val="Menção Pendente1"/>
    <w:basedOn w:val="DefaultParagraphFont"/>
    <w:uiPriority w:val="99"/>
    <w:semiHidden/>
    <w:unhideWhenUsed/>
    <w:rsid w:val="003F3255"/>
    <w:rPr>
      <w:color w:val="808080"/>
      <w:shd w:val="clear" w:color="auto" w:fill="E6E6E6"/>
    </w:rPr>
  </w:style>
  <w:style w:type="character" w:customStyle="1" w:styleId="ListLabel1">
    <w:name w:val="ListLabel 1"/>
    <w:rPr>
      <w:sz w:val="20"/>
    </w:rPr>
  </w:style>
  <w:style w:type="paragraph" w:customStyle="1" w:styleId="Ttulo1">
    <w:name w:val="Título1"/>
    <w:basedOn w:val="Normal"/>
    <w:next w:val="Corpodotexto"/>
    <w:pPr>
      <w:keepNext/>
      <w:spacing w:before="240" w:after="120"/>
    </w:pPr>
    <w:rPr>
      <w:rFonts w:ascii="Liberation Sans" w:hAnsi="Liberation Sans" w:cs="FreeSans"/>
      <w:sz w:val="28"/>
      <w:szCs w:val="28"/>
    </w:rPr>
  </w:style>
  <w:style w:type="paragraph" w:customStyle="1" w:styleId="Corpodotexto">
    <w:name w:val="Corpo do texto"/>
    <w:basedOn w:val="Normal"/>
    <w:pPr>
      <w:spacing w:after="140" w:line="288" w:lineRule="auto"/>
    </w:pPr>
  </w:style>
  <w:style w:type="paragraph" w:customStyle="1" w:styleId="Lista1">
    <w:name w:val="Lista1"/>
    <w:basedOn w:val="Corpodotexto"/>
    <w:rPr>
      <w:rFonts w:cs="FreeSans"/>
    </w:rPr>
  </w:style>
  <w:style w:type="paragraph" w:customStyle="1" w:styleId="Legenda1">
    <w:name w:val="Legenda1"/>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Cabealho1">
    <w:name w:val="Cabeçalho1"/>
    <w:basedOn w:val="Normal"/>
    <w:link w:val="HeaderChar"/>
    <w:uiPriority w:val="99"/>
    <w:unhideWhenUsed/>
    <w:rsid w:val="00AE2F26"/>
    <w:pPr>
      <w:tabs>
        <w:tab w:val="center" w:pos="4252"/>
        <w:tab w:val="right" w:pos="8504"/>
      </w:tabs>
      <w:spacing w:after="0" w:line="240" w:lineRule="auto"/>
    </w:pPr>
  </w:style>
  <w:style w:type="paragraph" w:customStyle="1" w:styleId="Rodap1">
    <w:name w:val="Rodapé1"/>
    <w:basedOn w:val="Normal"/>
    <w:link w:val="FooterChar"/>
    <w:uiPriority w:val="99"/>
    <w:unhideWhenUsed/>
    <w:rsid w:val="00AE2F26"/>
    <w:pPr>
      <w:tabs>
        <w:tab w:val="center" w:pos="4252"/>
        <w:tab w:val="right" w:pos="8504"/>
      </w:tabs>
      <w:spacing w:after="0" w:line="240" w:lineRule="auto"/>
    </w:pPr>
  </w:style>
  <w:style w:type="paragraph" w:styleId="BalloonText">
    <w:name w:val="Balloon Text"/>
    <w:basedOn w:val="Normal"/>
    <w:link w:val="BalloonTextChar"/>
    <w:uiPriority w:val="99"/>
    <w:semiHidden/>
    <w:unhideWhenUsed/>
    <w:rsid w:val="00EF2E20"/>
    <w:pPr>
      <w:spacing w:after="0" w:line="240" w:lineRule="auto"/>
    </w:pPr>
    <w:rPr>
      <w:rFonts w:ascii="Segoe UI" w:hAnsi="Segoe UI" w:cs="Segoe UI"/>
      <w:sz w:val="18"/>
      <w:szCs w:val="18"/>
    </w:rPr>
  </w:style>
  <w:style w:type="paragraph" w:styleId="ListParagraph">
    <w:name w:val="List Paragraph"/>
    <w:basedOn w:val="Normal"/>
    <w:uiPriority w:val="34"/>
    <w:qFormat/>
    <w:pPr>
      <w:ind w:left="720"/>
      <w:contextualSpacing/>
    </w:pPr>
  </w:style>
  <w:style w:type="paragraph" w:customStyle="1" w:styleId="Default">
    <w:name w:val="Default"/>
    <w:rsid w:val="00462435"/>
    <w:pPr>
      <w:suppressAutoHyphens/>
      <w:spacing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after="280"/>
    </w:pPr>
    <w:rPr>
      <w:rFonts w:ascii="Times New Roman" w:eastAsia="Times New Roman" w:hAnsi="Times New Roman" w:cs="Times New Roman"/>
      <w:sz w:val="24"/>
      <w:szCs w:val="24"/>
      <w:lang w:eastAsia="pt-BR"/>
    </w:rPr>
  </w:style>
  <w:style w:type="character" w:styleId="Hyperlink">
    <w:name w:val="Hyperlink"/>
    <w:basedOn w:val="DefaultParagraphFont"/>
    <w:uiPriority w:val="99"/>
    <w:unhideWhenUsed/>
    <w:rsid w:val="003A6117"/>
    <w:rPr>
      <w:color w:val="0563C1" w:themeColor="hyperlink"/>
      <w:u w:val="single"/>
    </w:rPr>
  </w:style>
  <w:style w:type="character" w:styleId="CommentReference">
    <w:name w:val="annotation reference"/>
    <w:basedOn w:val="DefaultParagraphFont"/>
    <w:uiPriority w:val="99"/>
    <w:semiHidden/>
    <w:unhideWhenUsed/>
    <w:rsid w:val="008D02EE"/>
    <w:rPr>
      <w:sz w:val="16"/>
      <w:szCs w:val="16"/>
    </w:rPr>
  </w:style>
  <w:style w:type="paragraph" w:styleId="CommentText">
    <w:name w:val="annotation text"/>
    <w:basedOn w:val="Normal"/>
    <w:link w:val="CommentTextChar"/>
    <w:uiPriority w:val="99"/>
    <w:semiHidden/>
    <w:unhideWhenUsed/>
    <w:rsid w:val="008D02EE"/>
    <w:pPr>
      <w:spacing w:line="240" w:lineRule="auto"/>
    </w:pPr>
    <w:rPr>
      <w:sz w:val="20"/>
      <w:szCs w:val="20"/>
    </w:rPr>
  </w:style>
  <w:style w:type="character" w:customStyle="1" w:styleId="CommentTextChar">
    <w:name w:val="Comment Text Char"/>
    <w:basedOn w:val="DefaultParagraphFont"/>
    <w:link w:val="CommentText"/>
    <w:uiPriority w:val="99"/>
    <w:semiHidden/>
    <w:rsid w:val="008D02EE"/>
    <w:rPr>
      <w:sz w:val="20"/>
      <w:szCs w:val="20"/>
    </w:rPr>
  </w:style>
  <w:style w:type="paragraph" w:styleId="CommentSubject">
    <w:name w:val="annotation subject"/>
    <w:basedOn w:val="CommentText"/>
    <w:next w:val="CommentText"/>
    <w:link w:val="CommentSubjectChar"/>
    <w:uiPriority w:val="99"/>
    <w:semiHidden/>
    <w:unhideWhenUsed/>
    <w:rsid w:val="008D02EE"/>
    <w:rPr>
      <w:b/>
      <w:bCs/>
    </w:rPr>
  </w:style>
  <w:style w:type="character" w:customStyle="1" w:styleId="CommentSubjectChar">
    <w:name w:val="Comment Subject Char"/>
    <w:basedOn w:val="CommentTextChar"/>
    <w:link w:val="CommentSubject"/>
    <w:uiPriority w:val="99"/>
    <w:semiHidden/>
    <w:rsid w:val="008D02E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71916">
      <w:bodyDiv w:val="1"/>
      <w:marLeft w:val="0"/>
      <w:marRight w:val="0"/>
      <w:marTop w:val="0"/>
      <w:marBottom w:val="0"/>
      <w:divBdr>
        <w:top w:val="none" w:sz="0" w:space="0" w:color="auto"/>
        <w:left w:val="none" w:sz="0" w:space="0" w:color="auto"/>
        <w:bottom w:val="none" w:sz="0" w:space="0" w:color="auto"/>
        <w:right w:val="none" w:sz="0" w:space="0" w:color="auto"/>
      </w:divBdr>
    </w:div>
    <w:div w:id="1517846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Marcelo-Inacio/mapskills-web.git"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infowester.com/cloudcomputing.php" TargetMode="External"/><Relationship Id="rId8" Type="http://schemas.microsoft.com/office/2011/relationships/commentsExtended" Target="commentsExtended.xml"/><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s://github.com/Marcelo-Inacio/mapskills.git"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172D9-1EFF-4965-8811-A0DBC1C02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38</Pages>
  <Words>4505</Words>
  <Characters>24333</Characters>
  <Application>Microsoft Office Word</Application>
  <DocSecurity>0</DocSecurity>
  <Lines>202</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Fortunato</dc:creator>
  <cp:keywords/>
  <dc:description/>
  <cp:lastModifiedBy>rosangela fortunato</cp:lastModifiedBy>
  <cp:revision>2</cp:revision>
  <cp:lastPrinted>2016-10-04T00:36:00Z</cp:lastPrinted>
  <dcterms:created xsi:type="dcterms:W3CDTF">2017-07-16T20:07:00Z</dcterms:created>
  <dcterms:modified xsi:type="dcterms:W3CDTF">2017-07-28T19:51:00Z</dcterms:modified>
  <dc:language>pt-BR</dc:language>
</cp:coreProperties>
</file>