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F1FB6" w14:textId="77777777" w:rsidR="00200A81" w:rsidRDefault="00573AFD">
      <w:pPr>
        <w:pStyle w:val="Default"/>
        <w:spacing w:line="360" w:lineRule="auto"/>
        <w:jc w:val="center"/>
        <w:rPr>
          <w:b/>
          <w:bCs/>
          <w:sz w:val="28"/>
          <w:szCs w:val="28"/>
        </w:rPr>
      </w:pPr>
      <w:r>
        <w:rPr>
          <w:b/>
          <w:bCs/>
          <w:sz w:val="28"/>
          <w:szCs w:val="28"/>
        </w:rPr>
        <w:t>FACULDADE DE TECNOLOGIA DE SÃO JOSÉ DOS CAMPOS</w:t>
      </w:r>
    </w:p>
    <w:p w14:paraId="0C607445"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14:paraId="6B5924CD" w14:textId="77777777" w:rsidR="00200A81" w:rsidRDefault="00200A81">
      <w:pPr>
        <w:spacing w:after="0" w:line="360" w:lineRule="auto"/>
        <w:jc w:val="center"/>
        <w:rPr>
          <w:rFonts w:ascii="Times New Roman" w:hAnsi="Times New Roman" w:cs="Times New Roman"/>
          <w:b/>
          <w:bCs/>
          <w:color w:val="000000"/>
          <w:sz w:val="28"/>
          <w:szCs w:val="28"/>
        </w:rPr>
      </w:pPr>
    </w:p>
    <w:p w14:paraId="55E5ACFB" w14:textId="77777777" w:rsidR="00200A81" w:rsidRDefault="00200A81">
      <w:pPr>
        <w:spacing w:after="0" w:line="360" w:lineRule="auto"/>
        <w:jc w:val="center"/>
        <w:rPr>
          <w:rFonts w:ascii="Times New Roman" w:hAnsi="Times New Roman" w:cs="Times New Roman"/>
          <w:b/>
          <w:bCs/>
          <w:color w:val="000000"/>
          <w:sz w:val="28"/>
          <w:szCs w:val="28"/>
        </w:rPr>
      </w:pPr>
    </w:p>
    <w:p w14:paraId="6729F139" w14:textId="77777777" w:rsidR="00200A81" w:rsidRDefault="00200A81">
      <w:pPr>
        <w:spacing w:after="0" w:line="360" w:lineRule="auto"/>
        <w:jc w:val="center"/>
        <w:rPr>
          <w:rFonts w:ascii="Times New Roman" w:hAnsi="Times New Roman" w:cs="Times New Roman"/>
          <w:b/>
          <w:bCs/>
          <w:color w:val="000000"/>
          <w:sz w:val="28"/>
          <w:szCs w:val="28"/>
        </w:rPr>
      </w:pPr>
    </w:p>
    <w:p w14:paraId="4F1801F4" w14:textId="77777777" w:rsidR="00200A81" w:rsidRDefault="00200A81">
      <w:pPr>
        <w:spacing w:after="0" w:line="360" w:lineRule="auto"/>
        <w:jc w:val="center"/>
        <w:rPr>
          <w:rFonts w:ascii="Times New Roman" w:hAnsi="Times New Roman" w:cs="Times New Roman"/>
          <w:b/>
          <w:bCs/>
          <w:color w:val="000000"/>
          <w:sz w:val="28"/>
          <w:szCs w:val="28"/>
        </w:rPr>
      </w:pPr>
    </w:p>
    <w:p w14:paraId="670FDD35" w14:textId="77777777" w:rsidR="00200A81" w:rsidRDefault="00200A81">
      <w:pPr>
        <w:spacing w:after="0" w:line="360" w:lineRule="auto"/>
        <w:jc w:val="center"/>
        <w:rPr>
          <w:rFonts w:ascii="Times New Roman" w:hAnsi="Times New Roman" w:cs="Times New Roman"/>
          <w:b/>
          <w:bCs/>
          <w:color w:val="000000"/>
          <w:sz w:val="28"/>
          <w:szCs w:val="28"/>
        </w:rPr>
      </w:pPr>
    </w:p>
    <w:p w14:paraId="66A625D9" w14:textId="77777777" w:rsidR="00200A81" w:rsidRDefault="00200A81">
      <w:pPr>
        <w:spacing w:after="0" w:line="360" w:lineRule="auto"/>
        <w:jc w:val="center"/>
        <w:rPr>
          <w:rFonts w:ascii="Times New Roman" w:hAnsi="Times New Roman" w:cs="Times New Roman"/>
          <w:b/>
          <w:bCs/>
          <w:color w:val="000000"/>
          <w:sz w:val="28"/>
          <w:szCs w:val="28"/>
        </w:rPr>
      </w:pPr>
    </w:p>
    <w:p w14:paraId="0F06E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14:paraId="182813CF" w14:textId="77777777" w:rsidR="00200A81" w:rsidRDefault="00200A81">
      <w:pPr>
        <w:spacing w:after="0" w:line="360" w:lineRule="auto"/>
        <w:jc w:val="center"/>
        <w:rPr>
          <w:rFonts w:ascii="Times New Roman" w:hAnsi="Times New Roman" w:cs="Times New Roman"/>
          <w:b/>
          <w:bCs/>
          <w:color w:val="000000"/>
          <w:sz w:val="28"/>
          <w:szCs w:val="28"/>
        </w:rPr>
      </w:pPr>
    </w:p>
    <w:p w14:paraId="548CA020" w14:textId="77777777" w:rsidR="00200A81" w:rsidRDefault="00200A81">
      <w:pPr>
        <w:spacing w:after="0" w:line="360" w:lineRule="auto"/>
        <w:jc w:val="center"/>
        <w:rPr>
          <w:rFonts w:ascii="Times New Roman" w:hAnsi="Times New Roman" w:cs="Times New Roman"/>
          <w:b/>
          <w:bCs/>
          <w:color w:val="000000"/>
          <w:sz w:val="28"/>
          <w:szCs w:val="28"/>
        </w:rPr>
      </w:pPr>
    </w:p>
    <w:p w14:paraId="31E7C0BF" w14:textId="77777777" w:rsidR="00200A81" w:rsidRDefault="00200A81">
      <w:pPr>
        <w:spacing w:after="0" w:line="360" w:lineRule="auto"/>
        <w:jc w:val="center"/>
        <w:rPr>
          <w:rFonts w:ascii="Times New Roman" w:hAnsi="Times New Roman" w:cs="Times New Roman"/>
          <w:b/>
          <w:bCs/>
          <w:color w:val="000000"/>
          <w:sz w:val="28"/>
          <w:szCs w:val="28"/>
        </w:rPr>
      </w:pPr>
    </w:p>
    <w:p w14:paraId="22DA200D" w14:textId="77777777" w:rsidR="00200A81" w:rsidRDefault="00200A81">
      <w:pPr>
        <w:spacing w:after="0" w:line="360" w:lineRule="auto"/>
        <w:jc w:val="center"/>
        <w:rPr>
          <w:rFonts w:ascii="Times New Roman" w:hAnsi="Times New Roman" w:cs="Times New Roman"/>
          <w:b/>
          <w:bCs/>
          <w:color w:val="000000"/>
          <w:sz w:val="28"/>
          <w:szCs w:val="28"/>
        </w:rPr>
      </w:pPr>
    </w:p>
    <w:p w14:paraId="250C6333" w14:textId="77777777" w:rsidR="00200A81" w:rsidRDefault="00200A81">
      <w:pPr>
        <w:spacing w:after="0" w:line="360" w:lineRule="auto"/>
        <w:jc w:val="center"/>
        <w:rPr>
          <w:rFonts w:ascii="Times New Roman" w:hAnsi="Times New Roman" w:cs="Times New Roman"/>
          <w:b/>
          <w:bCs/>
          <w:color w:val="000000"/>
          <w:sz w:val="28"/>
          <w:szCs w:val="28"/>
        </w:rPr>
      </w:pPr>
    </w:p>
    <w:p w14:paraId="67465226" w14:textId="77777777" w:rsidR="00200A81" w:rsidRDefault="00200A81">
      <w:pPr>
        <w:spacing w:after="0" w:line="360" w:lineRule="auto"/>
        <w:jc w:val="center"/>
        <w:rPr>
          <w:rFonts w:ascii="Times New Roman" w:hAnsi="Times New Roman" w:cs="Times New Roman"/>
          <w:b/>
          <w:bCs/>
          <w:color w:val="000000"/>
          <w:sz w:val="28"/>
          <w:szCs w:val="28"/>
        </w:rPr>
      </w:pPr>
    </w:p>
    <w:p w14:paraId="0FCA659B"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62A8B111"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7C9DB722" w14:textId="77777777" w:rsidR="00200A81" w:rsidRDefault="00200A81">
      <w:pPr>
        <w:spacing w:after="0" w:line="360" w:lineRule="auto"/>
        <w:jc w:val="center"/>
        <w:rPr>
          <w:rFonts w:ascii="Times New Roman" w:hAnsi="Times New Roman" w:cs="Times New Roman"/>
          <w:b/>
          <w:bCs/>
          <w:color w:val="000000"/>
          <w:sz w:val="28"/>
          <w:szCs w:val="28"/>
        </w:rPr>
      </w:pPr>
    </w:p>
    <w:p w14:paraId="49878B03" w14:textId="77777777" w:rsidR="00200A81" w:rsidRDefault="00200A81">
      <w:pPr>
        <w:spacing w:after="0" w:line="360" w:lineRule="auto"/>
        <w:jc w:val="center"/>
        <w:rPr>
          <w:rFonts w:ascii="Times New Roman" w:hAnsi="Times New Roman" w:cs="Times New Roman"/>
          <w:b/>
          <w:bCs/>
          <w:color w:val="000000"/>
          <w:sz w:val="28"/>
          <w:szCs w:val="28"/>
        </w:rPr>
      </w:pPr>
    </w:p>
    <w:p w14:paraId="6FECCF13" w14:textId="77777777" w:rsidR="00200A81" w:rsidRDefault="00200A81">
      <w:pPr>
        <w:spacing w:after="0" w:line="360" w:lineRule="auto"/>
        <w:jc w:val="center"/>
        <w:rPr>
          <w:rFonts w:ascii="Times New Roman" w:hAnsi="Times New Roman" w:cs="Times New Roman"/>
          <w:b/>
          <w:bCs/>
          <w:color w:val="000000"/>
          <w:sz w:val="28"/>
          <w:szCs w:val="28"/>
        </w:rPr>
      </w:pPr>
    </w:p>
    <w:p w14:paraId="6AD0F5B3" w14:textId="77777777" w:rsidR="00200A81" w:rsidRDefault="00200A81">
      <w:pPr>
        <w:spacing w:after="0" w:line="360" w:lineRule="auto"/>
        <w:jc w:val="center"/>
        <w:rPr>
          <w:rFonts w:ascii="Times New Roman" w:hAnsi="Times New Roman" w:cs="Times New Roman"/>
          <w:b/>
          <w:bCs/>
          <w:color w:val="000000"/>
          <w:sz w:val="28"/>
          <w:szCs w:val="28"/>
        </w:rPr>
      </w:pPr>
    </w:p>
    <w:p w14:paraId="6D6EC025" w14:textId="77777777" w:rsidR="00200A81" w:rsidRDefault="00200A81">
      <w:pPr>
        <w:spacing w:after="0" w:line="360" w:lineRule="auto"/>
        <w:jc w:val="center"/>
        <w:rPr>
          <w:rFonts w:ascii="Times New Roman" w:hAnsi="Times New Roman" w:cs="Times New Roman"/>
          <w:b/>
          <w:bCs/>
          <w:color w:val="000000"/>
          <w:sz w:val="28"/>
          <w:szCs w:val="28"/>
        </w:rPr>
      </w:pPr>
    </w:p>
    <w:p w14:paraId="4CCE4FD7" w14:textId="77777777" w:rsidR="00200A81" w:rsidRDefault="00200A81">
      <w:pPr>
        <w:spacing w:after="0" w:line="360" w:lineRule="auto"/>
        <w:jc w:val="center"/>
        <w:rPr>
          <w:rFonts w:ascii="Times New Roman" w:hAnsi="Times New Roman" w:cs="Times New Roman"/>
          <w:b/>
          <w:bCs/>
          <w:color w:val="000000"/>
          <w:sz w:val="28"/>
          <w:szCs w:val="28"/>
        </w:rPr>
      </w:pPr>
    </w:p>
    <w:p w14:paraId="21D9C373" w14:textId="77777777" w:rsidR="00200A81" w:rsidRDefault="00200A81">
      <w:pPr>
        <w:spacing w:after="0" w:line="360" w:lineRule="auto"/>
        <w:jc w:val="center"/>
        <w:rPr>
          <w:rFonts w:ascii="Times New Roman" w:hAnsi="Times New Roman" w:cs="Times New Roman"/>
          <w:b/>
          <w:bCs/>
          <w:color w:val="000000"/>
          <w:sz w:val="28"/>
          <w:szCs w:val="28"/>
        </w:rPr>
      </w:pPr>
    </w:p>
    <w:p w14:paraId="3A2BCC2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D449312"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ACAE046" w14:textId="77777777" w:rsidR="00200A81" w:rsidRDefault="00200A81">
      <w:pPr>
        <w:spacing w:after="0" w:line="360" w:lineRule="auto"/>
        <w:rPr>
          <w:rFonts w:ascii="Times New Roman" w:eastAsia="Times New Roman" w:hAnsi="Times New Roman" w:cs="Times New Roman"/>
          <w:b/>
          <w:bCs/>
          <w:sz w:val="24"/>
          <w:szCs w:val="24"/>
          <w:lang w:eastAsia="pt-BR"/>
        </w:rPr>
      </w:pPr>
    </w:p>
    <w:p w14:paraId="240AA2E4"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717C6EA" w14:textId="77777777" w:rsidR="00200A81" w:rsidRDefault="00200A81">
      <w:pPr>
        <w:spacing w:after="0" w:line="360" w:lineRule="auto"/>
        <w:rPr>
          <w:rFonts w:ascii="Times New Roman" w:eastAsia="Times New Roman" w:hAnsi="Times New Roman" w:cs="Times New Roman"/>
          <w:b/>
          <w:bCs/>
          <w:sz w:val="24"/>
          <w:szCs w:val="24"/>
          <w:lang w:eastAsia="pt-BR"/>
        </w:rPr>
      </w:pPr>
    </w:p>
    <w:p w14:paraId="7636E0C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25A80C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50BDCA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31D3555"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93D3F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C37C5F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B315C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B58880E"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E68637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5BCB90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413117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6A92E158"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FDBCD41"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14:paraId="4E5DF9C0"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14:paraId="06430B01" w14:textId="77777777" w:rsidR="00200A81" w:rsidRDefault="00573AFD">
      <w:pPr>
        <w:pStyle w:val="Default"/>
        <w:spacing w:line="360" w:lineRule="auto"/>
        <w:jc w:val="center"/>
        <w:rPr>
          <w:b/>
          <w:bCs/>
          <w:sz w:val="28"/>
          <w:szCs w:val="28"/>
        </w:rPr>
      </w:pPr>
      <w:r>
        <w:rPr>
          <w:b/>
          <w:bCs/>
          <w:sz w:val="28"/>
          <w:szCs w:val="28"/>
        </w:rPr>
        <w:t>THIAGO LUIS SILVA FORTUNATO</w:t>
      </w:r>
    </w:p>
    <w:p w14:paraId="5509C714" w14:textId="77777777" w:rsidR="00200A81" w:rsidRDefault="00200A81">
      <w:pPr>
        <w:spacing w:after="0" w:line="360" w:lineRule="auto"/>
        <w:rPr>
          <w:rFonts w:ascii="Times New Roman" w:hAnsi="Times New Roman" w:cs="Times New Roman"/>
          <w:b/>
          <w:bCs/>
          <w:color w:val="000000"/>
          <w:sz w:val="28"/>
          <w:szCs w:val="28"/>
        </w:rPr>
      </w:pPr>
    </w:p>
    <w:p w14:paraId="7327406D" w14:textId="77777777" w:rsidR="00200A81" w:rsidRDefault="00200A81">
      <w:pPr>
        <w:spacing w:after="0" w:line="360" w:lineRule="auto"/>
        <w:rPr>
          <w:rFonts w:ascii="Times New Roman" w:hAnsi="Times New Roman" w:cs="Times New Roman"/>
          <w:b/>
          <w:bCs/>
          <w:color w:val="000000"/>
          <w:sz w:val="28"/>
          <w:szCs w:val="28"/>
        </w:rPr>
      </w:pPr>
    </w:p>
    <w:p w14:paraId="43DF8098" w14:textId="77777777" w:rsidR="00200A81" w:rsidRDefault="00200A81">
      <w:pPr>
        <w:spacing w:after="0" w:line="360" w:lineRule="auto"/>
        <w:rPr>
          <w:rFonts w:ascii="Times New Roman" w:hAnsi="Times New Roman" w:cs="Times New Roman"/>
          <w:b/>
          <w:bCs/>
          <w:color w:val="000000"/>
          <w:sz w:val="28"/>
          <w:szCs w:val="28"/>
        </w:rPr>
      </w:pPr>
    </w:p>
    <w:p w14:paraId="70552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0F1574C7"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452DA75F" w14:textId="77777777" w:rsidR="00200A81" w:rsidRDefault="00200A81">
      <w:pPr>
        <w:spacing w:after="0" w:line="360" w:lineRule="auto"/>
        <w:rPr>
          <w:rFonts w:ascii="Times New Roman" w:hAnsi="Times New Roman" w:cs="Times New Roman"/>
          <w:color w:val="000000"/>
          <w:sz w:val="23"/>
          <w:szCs w:val="23"/>
        </w:rPr>
      </w:pPr>
    </w:p>
    <w:p w14:paraId="037AC061" w14:textId="77777777" w:rsidR="00200A81" w:rsidRDefault="00200A81">
      <w:pPr>
        <w:rPr>
          <w:rFonts w:ascii="Times New Roman" w:hAnsi="Times New Roman" w:cs="Times New Roman"/>
          <w:color w:val="000000"/>
          <w:sz w:val="23"/>
          <w:szCs w:val="23"/>
        </w:rPr>
      </w:pPr>
    </w:p>
    <w:p w14:paraId="17330D0D" w14:textId="77777777" w:rsidR="00200A81" w:rsidRDefault="00200A81">
      <w:pPr>
        <w:pageBreakBefore/>
        <w:spacing w:after="0" w:line="360" w:lineRule="auto"/>
        <w:rPr>
          <w:rFonts w:ascii="Times New Roman" w:hAnsi="Times New Roman" w:cs="Times New Roman"/>
          <w:color w:val="000000"/>
          <w:sz w:val="23"/>
          <w:szCs w:val="23"/>
        </w:rPr>
      </w:pPr>
    </w:p>
    <w:p w14:paraId="1C886DF6" w14:textId="77777777" w:rsidR="00200A81" w:rsidRDefault="00200A81">
      <w:pPr>
        <w:spacing w:after="0" w:line="360" w:lineRule="auto"/>
        <w:jc w:val="right"/>
        <w:rPr>
          <w:rFonts w:ascii="Times New Roman" w:hAnsi="Times New Roman" w:cs="Times New Roman"/>
          <w:color w:val="000000"/>
          <w:sz w:val="23"/>
          <w:szCs w:val="23"/>
        </w:rPr>
      </w:pPr>
    </w:p>
    <w:p w14:paraId="38EF3FB9" w14:textId="77777777" w:rsidR="00200A81" w:rsidRDefault="00200A81">
      <w:pPr>
        <w:spacing w:after="0" w:line="360" w:lineRule="auto"/>
        <w:rPr>
          <w:rFonts w:ascii="Times New Roman" w:hAnsi="Times New Roman" w:cs="Times New Roman"/>
          <w:color w:val="000000"/>
          <w:sz w:val="23"/>
          <w:szCs w:val="23"/>
        </w:rPr>
      </w:pPr>
    </w:p>
    <w:p w14:paraId="4D6C6F60" w14:textId="77777777" w:rsidR="00200A81" w:rsidRDefault="00200A81">
      <w:pPr>
        <w:spacing w:after="0" w:line="360" w:lineRule="auto"/>
        <w:rPr>
          <w:rFonts w:ascii="Times New Roman" w:hAnsi="Times New Roman" w:cs="Times New Roman"/>
          <w:color w:val="000000"/>
          <w:sz w:val="23"/>
          <w:szCs w:val="23"/>
        </w:rPr>
      </w:pPr>
    </w:p>
    <w:p w14:paraId="53F9A78A" w14:textId="77777777" w:rsidR="00200A81" w:rsidRDefault="00200A81">
      <w:pPr>
        <w:spacing w:after="0" w:line="360" w:lineRule="auto"/>
        <w:rPr>
          <w:rFonts w:ascii="Times New Roman" w:hAnsi="Times New Roman" w:cs="Times New Roman"/>
          <w:color w:val="000000"/>
          <w:sz w:val="23"/>
          <w:szCs w:val="23"/>
        </w:rPr>
      </w:pPr>
    </w:p>
    <w:p w14:paraId="2B9D4807" w14:textId="77777777" w:rsidR="00200A81" w:rsidRDefault="00200A81">
      <w:pPr>
        <w:spacing w:after="0" w:line="360" w:lineRule="auto"/>
        <w:rPr>
          <w:rFonts w:ascii="Times New Roman" w:hAnsi="Times New Roman" w:cs="Times New Roman"/>
          <w:color w:val="000000"/>
          <w:sz w:val="23"/>
          <w:szCs w:val="23"/>
        </w:rPr>
      </w:pPr>
    </w:p>
    <w:p w14:paraId="4BE107CA" w14:textId="77777777" w:rsidR="00200A81" w:rsidRDefault="00200A81">
      <w:pPr>
        <w:spacing w:after="0" w:line="360" w:lineRule="auto"/>
        <w:rPr>
          <w:rFonts w:ascii="Times New Roman" w:hAnsi="Times New Roman" w:cs="Times New Roman"/>
          <w:color w:val="000000"/>
          <w:sz w:val="23"/>
          <w:szCs w:val="23"/>
        </w:rPr>
      </w:pPr>
    </w:p>
    <w:p w14:paraId="12F4A2A8" w14:textId="77777777" w:rsidR="00200A81" w:rsidRDefault="00200A81">
      <w:pPr>
        <w:spacing w:after="0" w:line="360" w:lineRule="auto"/>
        <w:rPr>
          <w:rFonts w:ascii="Times New Roman" w:hAnsi="Times New Roman" w:cs="Times New Roman"/>
          <w:color w:val="000000"/>
          <w:sz w:val="23"/>
          <w:szCs w:val="23"/>
        </w:rPr>
      </w:pPr>
    </w:p>
    <w:p w14:paraId="4E10CB71" w14:textId="77777777" w:rsidR="00200A81" w:rsidRDefault="00200A81">
      <w:pPr>
        <w:spacing w:after="0" w:line="360" w:lineRule="auto"/>
        <w:rPr>
          <w:rFonts w:ascii="Times New Roman" w:hAnsi="Times New Roman" w:cs="Times New Roman"/>
          <w:color w:val="000000"/>
          <w:sz w:val="23"/>
          <w:szCs w:val="23"/>
        </w:rPr>
      </w:pPr>
    </w:p>
    <w:p w14:paraId="755981AB" w14:textId="77777777" w:rsidR="00200A81" w:rsidRDefault="00200A81">
      <w:pPr>
        <w:spacing w:after="0" w:line="360" w:lineRule="auto"/>
        <w:rPr>
          <w:rFonts w:ascii="Times New Roman" w:hAnsi="Times New Roman" w:cs="Times New Roman"/>
          <w:color w:val="000000"/>
          <w:sz w:val="23"/>
          <w:szCs w:val="23"/>
        </w:rPr>
      </w:pPr>
    </w:p>
    <w:p w14:paraId="05D0723D" w14:textId="77777777" w:rsidR="00200A81" w:rsidRDefault="00200A81">
      <w:pPr>
        <w:spacing w:after="0" w:line="360" w:lineRule="auto"/>
        <w:rPr>
          <w:rFonts w:ascii="Times New Roman" w:hAnsi="Times New Roman" w:cs="Times New Roman"/>
          <w:color w:val="000000"/>
          <w:sz w:val="23"/>
          <w:szCs w:val="23"/>
        </w:rPr>
      </w:pPr>
    </w:p>
    <w:p w14:paraId="28BB3E0B" w14:textId="77777777" w:rsidR="00200A81" w:rsidRDefault="00200A81">
      <w:pPr>
        <w:spacing w:after="0" w:line="360" w:lineRule="auto"/>
        <w:rPr>
          <w:rFonts w:ascii="Times New Roman" w:hAnsi="Times New Roman" w:cs="Times New Roman"/>
          <w:color w:val="000000"/>
          <w:sz w:val="23"/>
          <w:szCs w:val="23"/>
        </w:rPr>
      </w:pPr>
    </w:p>
    <w:p w14:paraId="3247E218" w14:textId="77777777" w:rsidR="00200A81" w:rsidRDefault="00200A81">
      <w:pPr>
        <w:spacing w:after="0" w:line="360" w:lineRule="auto"/>
        <w:rPr>
          <w:rFonts w:ascii="Times New Roman" w:hAnsi="Times New Roman" w:cs="Times New Roman"/>
          <w:color w:val="000000"/>
          <w:sz w:val="23"/>
          <w:szCs w:val="23"/>
        </w:rPr>
      </w:pPr>
    </w:p>
    <w:p w14:paraId="0AB9921B"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14:paraId="0C26D20E"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14:paraId="4855180F"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14:paraId="0388E167"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necessários para a obtenção do título de </w:t>
      </w:r>
    </w:p>
    <w:p w14:paraId="353BD9C0"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14:paraId="541D7078" w14:textId="77777777" w:rsidR="00200A81" w:rsidRDefault="00200A81">
      <w:pPr>
        <w:spacing w:after="0" w:line="360" w:lineRule="auto"/>
        <w:rPr>
          <w:rFonts w:ascii="Times New Roman" w:hAnsi="Times New Roman" w:cs="Times New Roman"/>
          <w:b/>
          <w:bCs/>
          <w:color w:val="000000"/>
          <w:sz w:val="23"/>
          <w:szCs w:val="23"/>
        </w:rPr>
      </w:pPr>
    </w:p>
    <w:p w14:paraId="08707DA5" w14:textId="77777777"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14:paraId="5E90D272" w14:textId="77777777" w:rsidR="00200A81" w:rsidRDefault="00200A81">
      <w:pPr>
        <w:spacing w:after="0" w:line="360" w:lineRule="auto"/>
        <w:rPr>
          <w:rFonts w:ascii="Times New Roman" w:hAnsi="Times New Roman" w:cs="Times New Roman"/>
          <w:color w:val="000000"/>
          <w:sz w:val="28"/>
          <w:szCs w:val="28"/>
        </w:rPr>
      </w:pPr>
    </w:p>
    <w:p w14:paraId="74E63F65" w14:textId="77777777" w:rsidR="00200A81" w:rsidRDefault="00200A81">
      <w:pPr>
        <w:spacing w:after="0" w:line="360" w:lineRule="auto"/>
        <w:rPr>
          <w:rFonts w:ascii="Times New Roman" w:hAnsi="Times New Roman" w:cs="Times New Roman"/>
          <w:color w:val="000000"/>
          <w:sz w:val="28"/>
          <w:szCs w:val="28"/>
        </w:rPr>
      </w:pPr>
    </w:p>
    <w:p w14:paraId="401AF9AE" w14:textId="77777777" w:rsidR="00200A81" w:rsidRDefault="00200A81">
      <w:pPr>
        <w:spacing w:after="0" w:line="360" w:lineRule="auto"/>
        <w:rPr>
          <w:rFonts w:ascii="Times New Roman" w:hAnsi="Times New Roman" w:cs="Times New Roman"/>
          <w:color w:val="000000"/>
          <w:sz w:val="28"/>
          <w:szCs w:val="28"/>
        </w:rPr>
      </w:pPr>
    </w:p>
    <w:p w14:paraId="65E968F1" w14:textId="77777777" w:rsidR="00200A81" w:rsidRDefault="00200A81">
      <w:pPr>
        <w:spacing w:after="0" w:line="360" w:lineRule="auto"/>
        <w:rPr>
          <w:rFonts w:ascii="Times New Roman" w:hAnsi="Times New Roman" w:cs="Times New Roman"/>
          <w:color w:val="000000"/>
          <w:sz w:val="28"/>
          <w:szCs w:val="28"/>
        </w:rPr>
      </w:pPr>
    </w:p>
    <w:p w14:paraId="466BD27F" w14:textId="77777777" w:rsidR="00200A81" w:rsidRDefault="00200A81">
      <w:pPr>
        <w:spacing w:after="0" w:line="360" w:lineRule="auto"/>
        <w:rPr>
          <w:rFonts w:ascii="Times New Roman" w:hAnsi="Times New Roman" w:cs="Times New Roman"/>
          <w:color w:val="000000"/>
          <w:sz w:val="28"/>
          <w:szCs w:val="28"/>
        </w:rPr>
      </w:pPr>
    </w:p>
    <w:p w14:paraId="31773006" w14:textId="77777777" w:rsidR="00200A81" w:rsidRDefault="00200A81">
      <w:pPr>
        <w:spacing w:after="0" w:line="360" w:lineRule="auto"/>
        <w:rPr>
          <w:rFonts w:ascii="Times New Roman" w:hAnsi="Times New Roman" w:cs="Times New Roman"/>
          <w:color w:val="000000"/>
          <w:sz w:val="28"/>
          <w:szCs w:val="28"/>
        </w:rPr>
      </w:pPr>
    </w:p>
    <w:p w14:paraId="447A2082" w14:textId="77777777" w:rsidR="00200A81" w:rsidRDefault="00200A81">
      <w:pPr>
        <w:spacing w:after="0" w:line="360" w:lineRule="auto"/>
        <w:rPr>
          <w:rFonts w:ascii="Times New Roman" w:hAnsi="Times New Roman" w:cs="Times New Roman"/>
          <w:color w:val="000000"/>
          <w:sz w:val="28"/>
          <w:szCs w:val="28"/>
        </w:rPr>
      </w:pPr>
    </w:p>
    <w:p w14:paraId="1C3DFC43" w14:textId="77777777" w:rsidR="00200A81" w:rsidRDefault="00200A81">
      <w:pPr>
        <w:spacing w:after="0" w:line="360" w:lineRule="auto"/>
        <w:rPr>
          <w:rFonts w:ascii="Times New Roman" w:hAnsi="Times New Roman" w:cs="Times New Roman"/>
          <w:color w:val="000000"/>
          <w:sz w:val="28"/>
          <w:szCs w:val="28"/>
        </w:rPr>
      </w:pPr>
    </w:p>
    <w:p w14:paraId="1103526F" w14:textId="77777777" w:rsidR="00200A81" w:rsidRDefault="00200A81">
      <w:pPr>
        <w:spacing w:after="0" w:line="360" w:lineRule="auto"/>
        <w:rPr>
          <w:rFonts w:ascii="Times New Roman" w:hAnsi="Times New Roman" w:cs="Times New Roman"/>
          <w:color w:val="000000"/>
          <w:sz w:val="28"/>
          <w:szCs w:val="28"/>
        </w:rPr>
      </w:pPr>
    </w:p>
    <w:p w14:paraId="477E39BA" w14:textId="77777777" w:rsidR="00200A81" w:rsidRDefault="00200A81">
      <w:pPr>
        <w:spacing w:after="0" w:line="360" w:lineRule="auto"/>
        <w:rPr>
          <w:rFonts w:ascii="Times New Roman" w:hAnsi="Times New Roman" w:cs="Times New Roman"/>
          <w:color w:val="000000"/>
          <w:sz w:val="28"/>
          <w:szCs w:val="28"/>
        </w:rPr>
      </w:pPr>
    </w:p>
    <w:p w14:paraId="50796066"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14:paraId="5B73FC00"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14:paraId="0B9768C4" w14:textId="77777777"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p>
    <w:p w14:paraId="4A9AD5BC" w14:textId="77777777"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 CAPITULO I</w:t>
      </w:r>
    </w:p>
    <w:p w14:paraId="31065F6B"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C8768B5"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14:paraId="51C8C39D"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1E055267"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14:paraId="4D36F044"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FAC390B" w14:textId="55905200"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Justificativa (Motivação): (</w:t>
      </w:r>
      <w:r w:rsidR="00314603">
        <w:rPr>
          <w:rFonts w:ascii="Times New Roman" w:eastAsia="Times New Roman" w:hAnsi="Times New Roman" w:cs="Times New Roman"/>
          <w:b/>
          <w:bCs/>
          <w:sz w:val="28"/>
          <w:szCs w:val="28"/>
          <w:lang w:eastAsia="pt-BR"/>
        </w:rPr>
        <w:t>Projeto Permanência e Desenvolvimento</w:t>
      </w:r>
      <w:r w:rsidR="008D02EE">
        <w:rPr>
          <w:rStyle w:val="CommentReference"/>
        </w:rPr>
        <w:commentReference w:id="0"/>
      </w:r>
      <w:r w:rsidR="00314603">
        <w:rPr>
          <w:rFonts w:ascii="Times New Roman" w:eastAsia="Times New Roman" w:hAnsi="Times New Roman" w:cs="Times New Roman"/>
          <w:b/>
          <w:bCs/>
          <w:sz w:val="28"/>
          <w:szCs w:val="28"/>
          <w:lang w:eastAsia="pt-BR"/>
        </w:rPr>
        <w:t xml:space="preserve"> de Talentos Profissionais</w:t>
      </w:r>
      <w:r>
        <w:rPr>
          <w:rFonts w:ascii="Times New Roman" w:eastAsia="Times New Roman" w:hAnsi="Times New Roman" w:cs="Times New Roman"/>
          <w:b/>
          <w:bCs/>
          <w:sz w:val="28"/>
          <w:szCs w:val="28"/>
          <w:lang w:eastAsia="pt-BR"/>
        </w:rPr>
        <w:t>)</w:t>
      </w:r>
    </w:p>
    <w:p w14:paraId="1D153AC2" w14:textId="77777777" w:rsidR="00200A81" w:rsidRDefault="00200A81">
      <w:pPr>
        <w:spacing w:after="0" w:line="360" w:lineRule="auto"/>
        <w:jc w:val="both"/>
        <w:rPr>
          <w:rFonts w:ascii="Times New Roman" w:eastAsia="Times New Roman" w:hAnsi="Times New Roman" w:cs="Times New Roman"/>
          <w:b/>
          <w:sz w:val="28"/>
          <w:szCs w:val="28"/>
          <w:lang w:eastAsia="pt-BR"/>
        </w:rPr>
      </w:pPr>
    </w:p>
    <w:p w14:paraId="7ECB86A7" w14:textId="7563AC14" w:rsidR="00EF215A" w:rsidRDefault="003965B6" w:rsidP="00EF215A">
      <w:pPr>
        <w:tabs>
          <w:tab w:val="left" w:pos="1140"/>
        </w:tabs>
        <w:spacing w:before="120" w:after="12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sidR="001700D6">
        <w:rPr>
          <w:rFonts w:ascii="Times New Roman" w:eastAsia="Times New Roman" w:hAnsi="Times New Roman" w:cs="Times New Roman"/>
          <w:sz w:val="28"/>
          <w:szCs w:val="28"/>
          <w:lang w:eastAsia="pt-BR"/>
        </w:rPr>
        <w:t>Com o intuíto aumentar a permanência dos alunos nas instituições de ensino para mitigar a evasão dos estudantes, de forma a garantir  a conclusão no prazo previsto, o</w:t>
      </w:r>
      <w:r>
        <w:rPr>
          <w:rFonts w:ascii="Times New Roman" w:eastAsia="Times New Roman" w:hAnsi="Times New Roman" w:cs="Times New Roman"/>
          <w:sz w:val="28"/>
          <w:szCs w:val="28"/>
          <w:lang w:eastAsia="pt-BR"/>
        </w:rPr>
        <w:t xml:space="preserve"> Projeto Permanência e Desenvolvimento de Talentos Profissionais</w:t>
      </w:r>
      <w:r w:rsidR="001700D6">
        <w:rPr>
          <w:rFonts w:ascii="Times New Roman" w:eastAsia="Times New Roman" w:hAnsi="Times New Roman" w:cs="Times New Roman"/>
          <w:sz w:val="28"/>
          <w:szCs w:val="28"/>
          <w:lang w:eastAsia="pt-BR"/>
        </w:rPr>
        <w:t xml:space="preserve"> do Centro Paula Souza deseja reduzir em 50% </w:t>
      </w:r>
      <w:r w:rsidR="00EF215A">
        <w:rPr>
          <w:rFonts w:ascii="Times New Roman" w:eastAsia="Times New Roman" w:hAnsi="Times New Roman" w:cs="Times New Roman"/>
          <w:sz w:val="28"/>
          <w:szCs w:val="28"/>
          <w:lang w:eastAsia="pt-BR"/>
        </w:rPr>
        <w:t xml:space="preserve">o índice de evasão nos cursos das Fatecs e Etecs selecionadas, visando desenvolver </w:t>
      </w:r>
      <w:r w:rsidR="00EF215A" w:rsidRPr="00EF215A">
        <w:rPr>
          <w:rFonts w:ascii="Times New Roman" w:eastAsia="Times New Roman" w:hAnsi="Times New Roman" w:cs="Times New Roman"/>
          <w:sz w:val="28"/>
          <w:szCs w:val="28"/>
          <w:lang w:eastAsia="pt-BR"/>
        </w:rPr>
        <w:t>metodologia, ferramentas, processos, parâmetros, indicadores e recursos</w:t>
      </w:r>
      <w:r w:rsidR="004E7134">
        <w:rPr>
          <w:rFonts w:ascii="Times New Roman" w:eastAsia="Times New Roman" w:hAnsi="Times New Roman" w:cs="Times New Roman"/>
          <w:sz w:val="28"/>
          <w:szCs w:val="28"/>
          <w:lang w:eastAsia="pt-BR"/>
        </w:rPr>
        <w:t xml:space="preserve"> (PROJETO PERMANÊNCIA, 2017)</w:t>
      </w:r>
      <w:r w:rsidR="00EF215A" w:rsidRPr="00EF215A">
        <w:rPr>
          <w:rFonts w:ascii="Times New Roman" w:eastAsia="Times New Roman" w:hAnsi="Times New Roman" w:cs="Times New Roman"/>
          <w:sz w:val="28"/>
          <w:szCs w:val="28"/>
          <w:lang w:eastAsia="pt-BR"/>
        </w:rPr>
        <w:t>.</w:t>
      </w:r>
    </w:p>
    <w:p w14:paraId="132270B8" w14:textId="0BCD69B7" w:rsidR="009479FF" w:rsidRDefault="00EF215A" w:rsidP="009479FF">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Como parte do Projeto de Desenvolvimento o Escritório de Carreiras da Fatec de São José dos Campos </w:t>
      </w:r>
      <w:r w:rsidR="009479FF">
        <w:rPr>
          <w:rFonts w:ascii="Times New Roman" w:eastAsia="Times New Roman" w:hAnsi="Times New Roman" w:cs="Times New Roman"/>
          <w:sz w:val="28"/>
          <w:szCs w:val="28"/>
          <w:lang w:eastAsia="pt-BR"/>
        </w:rPr>
        <w:t xml:space="preserve">foi moldado para ser um </w:t>
      </w:r>
      <w:commentRangeStart w:id="1"/>
      <w:r w:rsidR="009479FF">
        <w:rPr>
          <w:rFonts w:ascii="Times New Roman" w:eastAsia="Times New Roman" w:hAnsi="Times New Roman" w:cs="Times New Roman"/>
          <w:sz w:val="28"/>
          <w:szCs w:val="28"/>
          <w:lang w:eastAsia="pt-BR"/>
        </w:rPr>
        <w:t>mecanismo</w:t>
      </w:r>
      <w:commentRangeEnd w:id="1"/>
      <w:r w:rsidR="009479FF">
        <w:rPr>
          <w:rStyle w:val="CommentReference"/>
        </w:rPr>
        <w:commentReference w:id="1"/>
      </w:r>
      <w:r w:rsidR="009479FF">
        <w:rPr>
          <w:rFonts w:ascii="Times New Roman" w:eastAsia="Times New Roman" w:hAnsi="Times New Roman" w:cs="Times New Roman"/>
          <w:sz w:val="28"/>
          <w:szCs w:val="28"/>
          <w:lang w:eastAsia="pt-BR"/>
        </w:rPr>
        <w:t xml:space="preserve"> direcionado a ajudar na preparação dos alunos para o mercado de trabalho. </w:t>
      </w:r>
    </w:p>
    <w:p w14:paraId="084901A3" w14:textId="24FE9120" w:rsidR="00200A81" w:rsidRDefault="009479FF" w:rsidP="004E7134">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Uma das </w:t>
      </w:r>
      <w:r w:rsidR="004E7134">
        <w:rPr>
          <w:rFonts w:ascii="Times New Roman" w:eastAsia="Times New Roman" w:hAnsi="Times New Roman" w:cs="Times New Roman"/>
          <w:sz w:val="28"/>
          <w:szCs w:val="28"/>
          <w:lang w:eastAsia="pt-BR"/>
        </w:rPr>
        <w:t xml:space="preserve">etapas </w:t>
      </w:r>
      <w:r>
        <w:rPr>
          <w:rFonts w:ascii="Times New Roman" w:eastAsia="Times New Roman" w:hAnsi="Times New Roman" w:cs="Times New Roman"/>
          <w:sz w:val="28"/>
          <w:szCs w:val="28"/>
          <w:lang w:eastAsia="pt-BR"/>
        </w:rPr>
        <w:t>do projeto Escritório de Carreitas é o mapeamento de competências</w:t>
      </w:r>
      <w:r w:rsidR="004E7134">
        <w:rPr>
          <w:rFonts w:ascii="Times New Roman" w:eastAsia="Times New Roman" w:hAnsi="Times New Roman" w:cs="Times New Roman"/>
          <w:sz w:val="28"/>
          <w:szCs w:val="28"/>
          <w:lang w:eastAsia="pt-BR"/>
        </w:rPr>
        <w:t>, n</w:t>
      </w:r>
      <w:r>
        <w:rPr>
          <w:rFonts w:ascii="Times New Roman" w:eastAsia="Times New Roman" w:hAnsi="Times New Roman" w:cs="Times New Roman"/>
          <w:sz w:val="28"/>
          <w:szCs w:val="28"/>
          <w:lang w:eastAsia="pt-BR"/>
        </w:rPr>
        <w:t>esta etapa foi desenvolvida uma pla</w:t>
      </w:r>
      <w:r w:rsidR="004E7134">
        <w:rPr>
          <w:rFonts w:ascii="Times New Roman" w:eastAsia="Times New Roman" w:hAnsi="Times New Roman" w:cs="Times New Roman"/>
          <w:sz w:val="28"/>
          <w:szCs w:val="28"/>
          <w:lang w:eastAsia="pt-BR"/>
        </w:rPr>
        <w:t xml:space="preserve">taforma que tem o objetivo de hospedar jogos do tipo perguntas e respostas, que possibilite gerar relatórios dos alunos que finalizaram o jogo apartir das respostas fornecidas (Inácio, 2017). </w:t>
      </w:r>
    </w:p>
    <w:p w14:paraId="117ABEE4" w14:textId="438C24B7" w:rsidR="0064394F" w:rsidRDefault="004E7134">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Para suportar esta plataforma é necessário prover </w:t>
      </w:r>
      <w:r w:rsidR="0064394F">
        <w:rPr>
          <w:rFonts w:ascii="Times New Roman" w:eastAsia="Times New Roman" w:hAnsi="Times New Roman" w:cs="Times New Roman"/>
          <w:sz w:val="28"/>
          <w:szCs w:val="28"/>
          <w:lang w:eastAsia="pt-BR"/>
        </w:rPr>
        <w:t xml:space="preserve">toda uma infraestrutura adequada ao formato que a plataforma foi desenvolvida. A plataforma foi desenvolvida para que tenha acesso simultâneo de </w:t>
      </w:r>
      <w:r w:rsidR="0064394F">
        <w:rPr>
          <w:rFonts w:ascii="Times New Roman" w:eastAsia="Times New Roman" w:hAnsi="Times New Roman" w:cs="Times New Roman"/>
          <w:sz w:val="28"/>
          <w:szCs w:val="28"/>
          <w:lang w:eastAsia="pt-BR"/>
        </w:rPr>
        <w:lastRenderedPageBreak/>
        <w:t>aproximadamente 80 usuários, porém</w:t>
      </w:r>
      <w:r w:rsidR="00356EAE">
        <w:rPr>
          <w:rFonts w:ascii="Times New Roman" w:eastAsia="Times New Roman" w:hAnsi="Times New Roman" w:cs="Times New Roman"/>
          <w:sz w:val="28"/>
          <w:szCs w:val="28"/>
          <w:lang w:eastAsia="pt-BR"/>
        </w:rPr>
        <w:t xml:space="preserve">, </w:t>
      </w:r>
      <w:r w:rsidR="0064394F">
        <w:rPr>
          <w:rFonts w:ascii="Times New Roman" w:eastAsia="Times New Roman" w:hAnsi="Times New Roman" w:cs="Times New Roman"/>
          <w:sz w:val="28"/>
          <w:szCs w:val="28"/>
          <w:lang w:eastAsia="pt-BR"/>
        </w:rPr>
        <w:t>é</w:t>
      </w:r>
      <w:r w:rsidR="00356EAE">
        <w:rPr>
          <w:rFonts w:ascii="Times New Roman" w:eastAsia="Times New Roman" w:hAnsi="Times New Roman" w:cs="Times New Roman"/>
          <w:sz w:val="28"/>
          <w:szCs w:val="28"/>
          <w:lang w:eastAsia="pt-BR"/>
        </w:rPr>
        <w:t xml:space="preserve"> de interesse que todas Fatecs e Etecs tenham acesso a plataforma. </w:t>
      </w:r>
      <w:r w:rsidR="0064394F">
        <w:rPr>
          <w:rFonts w:ascii="Times New Roman" w:eastAsia="Times New Roman" w:hAnsi="Times New Roman" w:cs="Times New Roman"/>
          <w:sz w:val="28"/>
          <w:szCs w:val="28"/>
          <w:lang w:eastAsia="pt-BR"/>
        </w:rPr>
        <w:t xml:space="preserve"> </w:t>
      </w:r>
    </w:p>
    <w:p w14:paraId="73D08C99"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22AEC73D"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w:t>
      </w:r>
      <w:commentRangeStart w:id="2"/>
      <w:r>
        <w:rPr>
          <w:rFonts w:ascii="Times New Roman" w:eastAsia="Times New Roman" w:hAnsi="Times New Roman" w:cs="Times New Roman"/>
          <w:b/>
          <w:bCs/>
          <w:sz w:val="28"/>
          <w:szCs w:val="28"/>
          <w:lang w:eastAsia="pt-BR"/>
        </w:rPr>
        <w:t>Metodologia</w:t>
      </w:r>
      <w:commentRangeEnd w:id="2"/>
      <w:r w:rsidR="00CC4E95">
        <w:rPr>
          <w:rStyle w:val="CommentReference"/>
        </w:rPr>
        <w:commentReference w:id="2"/>
      </w:r>
      <w:r>
        <w:rPr>
          <w:rFonts w:ascii="Times New Roman" w:eastAsia="Times New Roman" w:hAnsi="Times New Roman" w:cs="Times New Roman"/>
          <w:b/>
          <w:bCs/>
          <w:sz w:val="28"/>
          <w:szCs w:val="28"/>
          <w:lang w:eastAsia="pt-BR"/>
        </w:rPr>
        <w:t>):</w:t>
      </w:r>
    </w:p>
    <w:p w14:paraId="261E3A2A"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64871ECA" w14:textId="3BA30BA0" w:rsidR="001E1260" w:rsidRDefault="00356EAE"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Desenvolver uma arquitetura para dar suporte a plataforma, provendo todos recursos necessários ao </w:t>
      </w:r>
      <w:r w:rsidR="001E1260">
        <w:rPr>
          <w:rFonts w:ascii="Times New Roman" w:eastAsia="Times New Roman" w:hAnsi="Times New Roman" w:cs="Times New Roman"/>
          <w:sz w:val="28"/>
          <w:szCs w:val="28"/>
          <w:lang w:eastAsia="pt-BR"/>
        </w:rPr>
        <w:t xml:space="preserve">acesso </w:t>
      </w:r>
      <w:r>
        <w:rPr>
          <w:rFonts w:ascii="Times New Roman" w:eastAsia="Times New Roman" w:hAnsi="Times New Roman" w:cs="Times New Roman"/>
          <w:sz w:val="28"/>
          <w:szCs w:val="28"/>
          <w:lang w:eastAsia="pt-BR"/>
        </w:rPr>
        <w:t xml:space="preserve">em larga escala da </w:t>
      </w:r>
      <w:r w:rsidR="001E1260">
        <w:rPr>
          <w:rFonts w:ascii="Times New Roman" w:eastAsia="Times New Roman" w:hAnsi="Times New Roman" w:cs="Times New Roman"/>
          <w:sz w:val="28"/>
          <w:szCs w:val="28"/>
          <w:lang w:eastAsia="pt-BR"/>
        </w:rPr>
        <w:t xml:space="preserve">aplicação, garantindo a agilidade, qualidade e </w:t>
      </w:r>
      <w:r w:rsidR="00A46234">
        <w:rPr>
          <w:rFonts w:ascii="Times New Roman" w:eastAsia="Times New Roman" w:hAnsi="Times New Roman" w:cs="Times New Roman"/>
          <w:sz w:val="28"/>
          <w:szCs w:val="28"/>
          <w:lang w:eastAsia="pt-BR"/>
        </w:rPr>
        <w:t xml:space="preserve">estabilidade </w:t>
      </w:r>
      <w:r w:rsidR="003B76D0">
        <w:rPr>
          <w:rFonts w:ascii="Times New Roman" w:eastAsia="Times New Roman" w:hAnsi="Times New Roman" w:cs="Times New Roman"/>
          <w:sz w:val="28"/>
          <w:szCs w:val="28"/>
          <w:lang w:eastAsia="pt-BR"/>
        </w:rPr>
        <w:t>com escalabilidade, além de integrar de forma contínua</w:t>
      </w:r>
      <w:r w:rsidR="001E1260">
        <w:rPr>
          <w:rFonts w:ascii="Times New Roman" w:eastAsia="Times New Roman" w:hAnsi="Times New Roman" w:cs="Times New Roman"/>
          <w:sz w:val="28"/>
          <w:szCs w:val="28"/>
          <w:lang w:eastAsia="pt-BR"/>
        </w:rPr>
        <w:t>.</w:t>
      </w:r>
    </w:p>
    <w:p w14:paraId="284B0A12" w14:textId="40978261" w:rsidR="001E1260" w:rsidRDefault="001E1260"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Prover arquitetura para alta demanda de requisições em ambiente com pouco recurso computacional e pessoal.</w:t>
      </w:r>
    </w:p>
    <w:p w14:paraId="3E57DAF1"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B7722F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 xml:space="preserve">Levantamento de </w:t>
      </w:r>
      <w:commentRangeStart w:id="3"/>
      <w:r>
        <w:rPr>
          <w:rFonts w:ascii="Times New Roman" w:eastAsia="Times New Roman" w:hAnsi="Times New Roman" w:cs="Times New Roman"/>
          <w:b/>
          <w:bCs/>
          <w:sz w:val="28"/>
          <w:szCs w:val="28"/>
        </w:rPr>
        <w:t>Requisitos</w:t>
      </w:r>
      <w:commentRangeEnd w:id="3"/>
      <w:r w:rsidR="00CC4E95">
        <w:rPr>
          <w:rStyle w:val="CommentReference"/>
        </w:rPr>
        <w:commentReference w:id="3"/>
      </w:r>
      <w:r>
        <w:rPr>
          <w:rFonts w:ascii="Times New Roman" w:eastAsia="Times New Roman" w:hAnsi="Times New Roman" w:cs="Times New Roman"/>
          <w:b/>
          <w:bCs/>
          <w:sz w:val="32"/>
          <w:szCs w:val="32"/>
        </w:rPr>
        <w:t>)</w:t>
      </w:r>
    </w:p>
    <w:p w14:paraId="34847E1F" w14:textId="01A46BA0" w:rsidR="00200A81" w:rsidRDefault="00EE51F2">
      <w:pPr>
        <w:spacing w:after="0" w:line="360" w:lineRule="auto"/>
        <w:ind w:firstLine="708"/>
        <w:jc w:val="both"/>
        <w:rPr>
          <w:rFonts w:ascii="Times New Roman" w:hAnsi="Times New Roman" w:cs="Times New Roman"/>
          <w:b/>
          <w:sz w:val="28"/>
        </w:rPr>
      </w:pPr>
      <w:r>
        <w:rPr>
          <w:rFonts w:ascii="Times New Roman" w:hAnsi="Times New Roman" w:cs="Times New Roman"/>
          <w:b/>
          <w:sz w:val="28"/>
        </w:rPr>
        <w:tab/>
      </w:r>
    </w:p>
    <w:p w14:paraId="59E74DCB" w14:textId="58527715"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citadas metodologias u</w:t>
      </w:r>
      <w:r w:rsidR="00EE51F2">
        <w:rPr>
          <w:rFonts w:ascii="Times New Roman" w:eastAsia="Times New Roman" w:hAnsi="Times New Roman" w:cs="Times New Roman"/>
          <w:sz w:val="28"/>
          <w:szCs w:val="28"/>
        </w:rPr>
        <w:t>tilizadas para o planejamento da arquitetura da plataforma de Jogos de Competência.</w:t>
      </w:r>
    </w:p>
    <w:p w14:paraId="19A0391E" w14:textId="77777777" w:rsidR="00200A81" w:rsidRDefault="00200A81">
      <w:pPr>
        <w:spacing w:after="0" w:line="360" w:lineRule="auto"/>
        <w:jc w:val="both"/>
        <w:rPr>
          <w:rFonts w:ascii="Times New Roman" w:hAnsi="Times New Roman" w:cs="Times New Roman"/>
          <w:sz w:val="28"/>
        </w:rPr>
      </w:pPr>
    </w:p>
    <w:p w14:paraId="6EAF3EE3" w14:textId="7D5674B7" w:rsidR="00EE51F2" w:rsidRDefault="00EE51F2">
      <w:pPr>
        <w:spacing w:after="0" w:line="360" w:lineRule="auto"/>
        <w:jc w:val="both"/>
        <w:rPr>
          <w:rFonts w:ascii="Times New Roman" w:hAnsi="Times New Roman" w:cs="Times New Roman"/>
          <w:b/>
          <w:sz w:val="28"/>
        </w:rPr>
      </w:pPr>
      <w:r>
        <w:rPr>
          <w:rFonts w:ascii="Times New Roman" w:hAnsi="Times New Roman" w:cs="Times New Roman"/>
          <w:b/>
          <w:sz w:val="28"/>
        </w:rPr>
        <w:t>Metodologia</w:t>
      </w:r>
    </w:p>
    <w:p w14:paraId="540C77A2" w14:textId="444181C4" w:rsidR="00EE51F2" w:rsidRDefault="00EE51F2">
      <w:pPr>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Foi utilizado a metodologia de entrevista para coleta de requisitos não funcionais, produzindo bons resultados na fase incial do projeto.</w:t>
      </w:r>
    </w:p>
    <w:p w14:paraId="2B3FA8F5" w14:textId="201C0FFA" w:rsidR="00EE51F2" w:rsidRPr="00EE51F2" w:rsidRDefault="00EE51F2">
      <w:pPr>
        <w:spacing w:after="0" w:line="360" w:lineRule="auto"/>
        <w:jc w:val="both"/>
        <w:rPr>
          <w:rFonts w:ascii="Times New Roman" w:hAnsi="Times New Roman" w:cs="Times New Roman"/>
          <w:sz w:val="28"/>
        </w:rPr>
      </w:pPr>
      <w:r>
        <w:rPr>
          <w:rFonts w:ascii="Times New Roman" w:hAnsi="Times New Roman" w:cs="Times New Roman"/>
          <w:sz w:val="28"/>
        </w:rPr>
        <w:tab/>
      </w:r>
    </w:p>
    <w:p w14:paraId="32BBFB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14:paraId="3412C5BB" w14:textId="064959E4" w:rsidR="00200A81" w:rsidRDefault="00EE51F2">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EE51F2">
        <w:rPr>
          <w:rFonts w:ascii="Times New Roman" w:eastAsia="Times New Roman" w:hAnsi="Times New Roman" w:cs="Times New Roman"/>
          <w:sz w:val="28"/>
          <w:szCs w:val="28"/>
        </w:rPr>
        <w:t>O termo DevOps surgiu num evento organizado por</w:t>
      </w:r>
      <w:r w:rsidR="00573AFD">
        <w:rPr>
          <w:rFonts w:ascii="Times New Roman" w:eastAsia="Times New Roman" w:hAnsi="Times New Roman" w:cs="Times New Roman"/>
          <w:sz w:val="28"/>
          <w:szCs w:val="28"/>
        </w:rPr>
        <w:t xml:space="preserve"> </w:t>
      </w:r>
      <w:commentRangeStart w:id="4"/>
      <w:r w:rsidR="00573AFD">
        <w:rPr>
          <w:rFonts w:ascii="Times New Roman" w:eastAsia="Times New Roman" w:hAnsi="Times New Roman" w:cs="Times New Roman"/>
          <w:sz w:val="28"/>
          <w:szCs w:val="28"/>
        </w:rPr>
        <w:t>Andrew Sha</w:t>
      </w:r>
      <w:r w:rsidR="004730AC">
        <w:rPr>
          <w:rFonts w:ascii="Times New Roman" w:eastAsia="Times New Roman" w:hAnsi="Times New Roman" w:cs="Times New Roman"/>
          <w:sz w:val="28"/>
          <w:szCs w:val="28"/>
        </w:rPr>
        <w:t>f</w:t>
      </w:r>
      <w:r w:rsidR="00573AFD">
        <w:rPr>
          <w:rFonts w:ascii="Times New Roman" w:eastAsia="Times New Roman" w:hAnsi="Times New Roman" w:cs="Times New Roman"/>
          <w:sz w:val="28"/>
          <w:szCs w:val="28"/>
        </w:rPr>
        <w:t xml:space="preserve">fer </w:t>
      </w:r>
      <w:commentRangeEnd w:id="4"/>
      <w:r w:rsidR="00CC4E95">
        <w:rPr>
          <w:rStyle w:val="CommentReference"/>
        </w:rPr>
        <w:commentReference w:id="4"/>
      </w:r>
      <w:r w:rsidR="00573AFD">
        <w:rPr>
          <w:rFonts w:ascii="Times New Roman" w:eastAsia="Times New Roman" w:hAnsi="Times New Roman" w:cs="Times New Roman"/>
          <w:sz w:val="28"/>
          <w:szCs w:val="28"/>
        </w:rPr>
        <w:t>e o engen</w:t>
      </w:r>
      <w:r>
        <w:rPr>
          <w:rFonts w:ascii="Times New Roman" w:eastAsia="Times New Roman" w:hAnsi="Times New Roman" w:cs="Times New Roman"/>
          <w:sz w:val="28"/>
          <w:szCs w:val="28"/>
        </w:rPr>
        <w:t xml:space="preserve">heiro de sistemas John Allspaw, </w:t>
      </w:r>
      <w:r w:rsidR="00573AFD">
        <w:rPr>
          <w:rFonts w:ascii="Times New Roman" w:eastAsia="Times New Roman" w:hAnsi="Times New Roman" w:cs="Times New Roman"/>
          <w:sz w:val="28"/>
          <w:szCs w:val="28"/>
        </w:rPr>
        <w:t>para discutir especificamente os desafios da integração</w:t>
      </w:r>
      <w:r w:rsidR="00FB5009">
        <w:rPr>
          <w:rFonts w:ascii="Times New Roman" w:eastAsia="Times New Roman" w:hAnsi="Times New Roman" w:cs="Times New Roman"/>
          <w:sz w:val="28"/>
          <w:szCs w:val="28"/>
        </w:rPr>
        <w:t xml:space="preserve"> </w:t>
      </w:r>
      <w:r w:rsidR="00573AFD">
        <w:rPr>
          <w:rFonts w:ascii="Times New Roman" w:eastAsia="Times New Roman" w:hAnsi="Times New Roman" w:cs="Times New Roman"/>
          <w:sz w:val="28"/>
          <w:szCs w:val="28"/>
        </w:rPr>
        <w:t>das áreas de desenvolvimento e operações existentes nas empresas.</w:t>
      </w:r>
    </w:p>
    <w:p w14:paraId="4F38574C" w14:textId="2CD871EE" w:rsidR="00200A81" w:rsidRDefault="00573AFD">
      <w:pPr>
        <w:spacing w:after="0" w:line="360" w:lineRule="auto"/>
        <w:jc w:val="both"/>
        <w:rPr>
          <w:ins w:id="5" w:author="Eduardo Sakaue" w:date="2017-07-13T19:02:00Z"/>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 xml:space="preserve">Modelo utilizado quando se trata </w:t>
      </w:r>
      <w:r w:rsidR="00FB5009">
        <w:rPr>
          <w:rFonts w:ascii="Times New Roman" w:eastAsia="Times New Roman" w:hAnsi="Times New Roman" w:cs="Times New Roman"/>
          <w:sz w:val="28"/>
          <w:szCs w:val="28"/>
        </w:rPr>
        <w:t xml:space="preserve">de </w:t>
      </w:r>
      <w:r>
        <w:rPr>
          <w:rFonts w:ascii="Times New Roman" w:eastAsia="Times New Roman" w:hAnsi="Times New Roman" w:cs="Times New Roman"/>
          <w:sz w:val="28"/>
          <w:szCs w:val="28"/>
        </w:rPr>
        <w:t xml:space="preserve">metodologia ágeis, afim de realizar entregas rápidas com qualidade. Tem finalidade de integrar os setores de desenvolvimento e operações, diminuindo a dificuldade que encontravam </w:t>
      </w:r>
      <w:r>
        <w:rPr>
          <w:rFonts w:ascii="Times New Roman" w:eastAsia="Times New Roman" w:hAnsi="Times New Roman" w:cs="Times New Roman"/>
          <w:sz w:val="28"/>
          <w:szCs w:val="28"/>
        </w:rPr>
        <w:lastRenderedPageBreak/>
        <w:t xml:space="preserve">quando se lançava uma nova funcionalidade do software, pois os setores operacionais criam um ambiente propício para execução de determinadas ferramentas pré-definidas no escopo do projeto, </w:t>
      </w:r>
      <w:r w:rsidR="00FB5009">
        <w:rPr>
          <w:rFonts w:ascii="Times New Roman" w:eastAsia="Times New Roman" w:hAnsi="Times New Roman" w:cs="Times New Roman"/>
          <w:sz w:val="28"/>
          <w:szCs w:val="28"/>
        </w:rPr>
        <w:t xml:space="preserve"> e caso algo seja alterado</w:t>
      </w:r>
      <w:r>
        <w:rPr>
          <w:rFonts w:ascii="Times New Roman" w:eastAsia="Times New Roman" w:hAnsi="Times New Roman" w:cs="Times New Roman"/>
          <w:sz w:val="28"/>
          <w:szCs w:val="28"/>
        </w:rPr>
        <w:t>, pode</w:t>
      </w:r>
      <w:r w:rsidR="00FB5009">
        <w:rPr>
          <w:rFonts w:ascii="Times New Roman" w:eastAsia="Times New Roman" w:hAnsi="Times New Roman" w:cs="Times New Roman"/>
          <w:sz w:val="28"/>
          <w:szCs w:val="28"/>
        </w:rPr>
        <w:t>-se perder pontos no quesito qualidade e dispobibilidade da aplicação.</w:t>
      </w:r>
    </w:p>
    <w:p w14:paraId="01DFEEE2" w14:textId="77777777" w:rsidR="00FB5009" w:rsidRDefault="00FB5009">
      <w:pPr>
        <w:spacing w:after="0" w:line="360" w:lineRule="auto"/>
        <w:jc w:val="both"/>
        <w:rPr>
          <w:ins w:id="6" w:author="Eduardo Sakaue" w:date="2017-07-13T19:02:00Z"/>
          <w:rFonts w:ascii="Times New Roman" w:eastAsia="Times New Roman" w:hAnsi="Times New Roman" w:cs="Times New Roman"/>
          <w:sz w:val="28"/>
          <w:szCs w:val="28"/>
        </w:rPr>
      </w:pPr>
    </w:p>
    <w:p w14:paraId="54399A87" w14:textId="77777777" w:rsidR="00025579" w:rsidRDefault="00025579">
      <w:pPr>
        <w:spacing w:after="0" w:line="360" w:lineRule="auto"/>
        <w:jc w:val="both"/>
        <w:rPr>
          <w:rFonts w:ascii="Times New Roman" w:eastAsia="Times New Roman" w:hAnsi="Times New Roman" w:cs="Times New Roman"/>
          <w:sz w:val="28"/>
          <w:szCs w:val="28"/>
        </w:rPr>
      </w:pPr>
      <w:ins w:id="7" w:author="Eduardo Sakaue" w:date="2017-07-13T19:02:00Z">
        <w:r>
          <w:rPr>
            <w:rFonts w:ascii="Times New Roman" w:eastAsia="Times New Roman" w:hAnsi="Times New Roman" w:cs="Times New Roman"/>
            <w:sz w:val="28"/>
            <w:szCs w:val="28"/>
          </w:rPr>
          <w:t>Requisitos do Projeto</w:t>
        </w:r>
      </w:ins>
    </w:p>
    <w:p w14:paraId="15BFF1FF" w14:textId="5DE16B88" w:rsidR="00E21E7A" w:rsidRDefault="00E21E7A">
      <w:pPr>
        <w:spacing w:after="0" w:line="360" w:lineRule="auto"/>
        <w:jc w:val="both"/>
        <w:rPr>
          <w:ins w:id="8" w:author="Eduardo Sakaue" w:date="2017-07-13T19:03:00Z"/>
          <w:rFonts w:ascii="Times New Roman" w:hAnsi="Times New Roman" w:cs="Times New Roman"/>
          <w:sz w:val="28"/>
        </w:rPr>
      </w:pPr>
      <w:r>
        <w:rPr>
          <w:rFonts w:ascii="Times New Roman" w:hAnsi="Times New Roman" w:cs="Times New Roman"/>
          <w:sz w:val="28"/>
        </w:rPr>
        <w:tab/>
        <w:t xml:space="preserve">Para garantir a disponibilidade e qualidade da plataforma é necessário </w:t>
      </w:r>
      <w:r w:rsidR="004C5E45">
        <w:rPr>
          <w:rFonts w:ascii="Times New Roman" w:hAnsi="Times New Roman" w:cs="Times New Roman"/>
          <w:sz w:val="28"/>
        </w:rPr>
        <w:t>que contenha</w:t>
      </w:r>
      <w:r>
        <w:rPr>
          <w:rFonts w:ascii="Times New Roman" w:hAnsi="Times New Roman" w:cs="Times New Roman"/>
          <w:sz w:val="28"/>
        </w:rPr>
        <w:t xml:space="preserve"> serviços específicos para que a plataforma consiga re</w:t>
      </w:r>
      <w:r w:rsidR="004C5E45">
        <w:rPr>
          <w:rFonts w:ascii="Times New Roman" w:hAnsi="Times New Roman" w:cs="Times New Roman"/>
          <w:sz w:val="28"/>
        </w:rPr>
        <w:t>alizar seu objetivo proposto.</w:t>
      </w:r>
      <w:r>
        <w:rPr>
          <w:rFonts w:ascii="Times New Roman" w:hAnsi="Times New Roman" w:cs="Times New Roman"/>
          <w:sz w:val="28"/>
        </w:rPr>
        <w:tab/>
        <w:t xml:space="preserve">A arquitetura definida como requisito esta descrita na Figura X </w:t>
      </w:r>
    </w:p>
    <w:p w14:paraId="2BE7172D" w14:textId="77777777" w:rsidR="004C5E45" w:rsidRDefault="004C5E45">
      <w:pPr>
        <w:spacing w:after="0" w:line="360" w:lineRule="auto"/>
        <w:jc w:val="both"/>
        <w:rPr>
          <w:rFonts w:ascii="Times New Roman" w:hAnsi="Times New Roman" w:cs="Times New Roman"/>
          <w:sz w:val="28"/>
        </w:rPr>
      </w:pPr>
    </w:p>
    <w:p w14:paraId="2B45B711" w14:textId="77777777" w:rsidR="00025579" w:rsidRDefault="00025579">
      <w:pPr>
        <w:spacing w:after="0" w:line="360" w:lineRule="auto"/>
        <w:jc w:val="both"/>
        <w:rPr>
          <w:rFonts w:ascii="Times New Roman" w:hAnsi="Times New Roman" w:cs="Times New Roman"/>
          <w:sz w:val="28"/>
        </w:rPr>
      </w:pPr>
      <w:ins w:id="9" w:author="Eduardo Sakaue" w:date="2017-07-13T19:03:00Z">
        <w:r>
          <w:rPr>
            <w:rFonts w:ascii="Times New Roman" w:hAnsi="Times New Roman" w:cs="Times New Roman"/>
            <w:sz w:val="28"/>
          </w:rPr>
          <w:t>Plataforma</w:t>
        </w:r>
      </w:ins>
    </w:p>
    <w:p w14:paraId="376FB32D" w14:textId="6258203B" w:rsidR="001B01A5" w:rsidRDefault="001B01A5">
      <w:pPr>
        <w:spacing w:after="0" w:line="360" w:lineRule="auto"/>
        <w:jc w:val="both"/>
        <w:rPr>
          <w:ins w:id="10" w:author="Eduardo Sakaue" w:date="2017-07-13T19:03:00Z"/>
          <w:rFonts w:ascii="Times New Roman" w:hAnsi="Times New Roman" w:cs="Times New Roman"/>
          <w:sz w:val="28"/>
        </w:rPr>
      </w:pPr>
      <w:r>
        <w:rPr>
          <w:rFonts w:ascii="Times New Roman" w:hAnsi="Times New Roman" w:cs="Times New Roman"/>
          <w:noProof/>
          <w:sz w:val="28"/>
          <w:lang w:eastAsia="pt-BR"/>
        </w:rPr>
        <w:drawing>
          <wp:inline distT="0" distB="0" distL="0" distR="0" wp14:anchorId="69D96BA5" wp14:editId="4C0D649B">
            <wp:extent cx="576133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 Mapkills.png"/>
                    <pic:cNvPicPr/>
                  </pic:nvPicPr>
                  <pic:blipFill>
                    <a:blip r:embed="rId9">
                      <a:extLst>
                        <a:ext uri="{28A0092B-C50C-407E-A947-70E740481C1C}">
                          <a14:useLocalDpi xmlns:a14="http://schemas.microsoft.com/office/drawing/2010/main" val="0"/>
                        </a:ext>
                      </a:extLst>
                    </a:blip>
                    <a:stretch>
                      <a:fillRect/>
                    </a:stretch>
                  </pic:blipFill>
                  <pic:spPr>
                    <a:xfrm>
                      <a:off x="0" y="0"/>
                      <a:ext cx="5762743" cy="2705764"/>
                    </a:xfrm>
                    <a:prstGeom prst="rect">
                      <a:avLst/>
                    </a:prstGeom>
                  </pic:spPr>
                </pic:pic>
              </a:graphicData>
            </a:graphic>
          </wp:inline>
        </w:drawing>
      </w:r>
    </w:p>
    <w:p w14:paraId="2C8CDDDF" w14:textId="38D96560" w:rsidR="00025579" w:rsidRDefault="00025579" w:rsidP="00FB5009">
      <w:pPr>
        <w:spacing w:after="0" w:line="360" w:lineRule="auto"/>
        <w:jc w:val="center"/>
        <w:rPr>
          <w:ins w:id="11" w:author="Eduardo Sakaue" w:date="2017-07-13T19:01:00Z"/>
          <w:rFonts w:ascii="Times New Roman" w:hAnsi="Times New Roman" w:cs="Times New Roman"/>
          <w:sz w:val="28"/>
        </w:rPr>
      </w:pPr>
    </w:p>
    <w:p w14:paraId="6108C44E" w14:textId="77777777" w:rsidR="00E21E7A" w:rsidRDefault="00E21E7A">
      <w:pPr>
        <w:spacing w:after="0" w:line="360" w:lineRule="auto"/>
        <w:jc w:val="both"/>
        <w:rPr>
          <w:rFonts w:ascii="Times New Roman" w:hAnsi="Times New Roman" w:cs="Times New Roman"/>
          <w:sz w:val="28"/>
        </w:rPr>
      </w:pPr>
    </w:p>
    <w:p w14:paraId="33286D8F" w14:textId="77777777" w:rsidR="00025579" w:rsidRDefault="00025579">
      <w:pPr>
        <w:spacing w:after="0" w:line="360" w:lineRule="auto"/>
        <w:jc w:val="both"/>
        <w:rPr>
          <w:rFonts w:ascii="Times New Roman" w:hAnsi="Times New Roman" w:cs="Times New Roman"/>
          <w:sz w:val="28"/>
        </w:rPr>
      </w:pPr>
      <w:ins w:id="12" w:author="Eduardo Sakaue" w:date="2017-07-13T19:01:00Z">
        <w:r>
          <w:rPr>
            <w:rFonts w:ascii="Times New Roman" w:hAnsi="Times New Roman" w:cs="Times New Roman"/>
            <w:sz w:val="28"/>
          </w:rPr>
          <w:t>Os requisitos deste projeto s</w:t>
        </w:r>
      </w:ins>
      <w:ins w:id="13" w:author="Eduardo Sakaue" w:date="2017-07-13T19:02:00Z">
        <w:r>
          <w:rPr>
            <w:rFonts w:ascii="Times New Roman" w:hAnsi="Times New Roman" w:cs="Times New Roman"/>
            <w:sz w:val="28"/>
          </w:rPr>
          <w:t>ão:</w:t>
        </w:r>
      </w:ins>
    </w:p>
    <w:p w14:paraId="285FD10F" w14:textId="702E56FA"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Os requisitos deste projeto são:</w:t>
      </w:r>
    </w:p>
    <w:p w14:paraId="7706CE29" w14:textId="6E4CCE18" w:rsidR="004C5E45" w:rsidRPr="001B01A5" w:rsidRDefault="004C5E45">
      <w:pPr>
        <w:spacing w:after="0" w:line="360" w:lineRule="auto"/>
        <w:jc w:val="both"/>
        <w:rPr>
          <w:rFonts w:ascii="Times New Roman" w:hAnsi="Times New Roman" w:cs="Times New Roman"/>
          <w:b/>
          <w:sz w:val="28"/>
        </w:rPr>
      </w:pPr>
      <w:r w:rsidRPr="001B01A5">
        <w:rPr>
          <w:rFonts w:ascii="Times New Roman" w:hAnsi="Times New Roman" w:cs="Times New Roman"/>
          <w:b/>
          <w:sz w:val="28"/>
        </w:rPr>
        <w:tab/>
        <w:t>Máquina Virtual</w:t>
      </w:r>
    </w:p>
    <w:p w14:paraId="68960FB1" w14:textId="56A32E62" w:rsidR="00664CEE" w:rsidRDefault="00664CEE" w:rsidP="00664CEE">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1B01A5">
        <w:rPr>
          <w:rFonts w:ascii="Times New Roman" w:hAnsi="Times New Roman" w:cs="Times New Roman"/>
          <w:sz w:val="28"/>
        </w:rPr>
        <w:t>Software em que um Sistema Operacional é instalado e executado, fornecendo os serviços necessários para que a plataforma estaja em produção.</w:t>
      </w:r>
    </w:p>
    <w:p w14:paraId="6B09BA3C" w14:textId="07C4C8A3" w:rsidR="00E21E7A" w:rsidRPr="000C4760" w:rsidRDefault="003F26DF">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ab/>
        <w:t>Servidor Web front-E</w:t>
      </w:r>
      <w:r w:rsidR="00E21E7A" w:rsidRPr="000C4760">
        <w:rPr>
          <w:rFonts w:ascii="Times New Roman" w:hAnsi="Times New Roman" w:cs="Times New Roman"/>
          <w:b/>
          <w:sz w:val="28"/>
        </w:rPr>
        <w:t>nd</w:t>
      </w:r>
    </w:p>
    <w:p w14:paraId="11264EE1" w14:textId="60F01282"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Servidor </w:t>
      </w:r>
      <w:r w:rsidR="00F37528">
        <w:rPr>
          <w:rFonts w:ascii="Times New Roman" w:hAnsi="Times New Roman" w:cs="Times New Roman"/>
          <w:sz w:val="28"/>
        </w:rPr>
        <w:t xml:space="preserve">Web com a finalidade de disponibilizar a aplicação </w:t>
      </w:r>
      <w:r w:rsidR="0066565B">
        <w:rPr>
          <w:rFonts w:ascii="Times New Roman" w:hAnsi="Times New Roman" w:cs="Times New Roman"/>
          <w:sz w:val="28"/>
        </w:rPr>
        <w:t xml:space="preserve">que realizará será a interface de comunincação </w:t>
      </w:r>
      <w:r w:rsidR="00F37528">
        <w:rPr>
          <w:rFonts w:ascii="Times New Roman" w:hAnsi="Times New Roman" w:cs="Times New Roman"/>
          <w:sz w:val="28"/>
        </w:rPr>
        <w:t xml:space="preserve">com o </w:t>
      </w:r>
      <w:r w:rsidR="0066565B">
        <w:rPr>
          <w:rFonts w:ascii="Times New Roman" w:hAnsi="Times New Roman" w:cs="Times New Roman"/>
          <w:sz w:val="28"/>
        </w:rPr>
        <w:t>u</w:t>
      </w:r>
      <w:r w:rsidR="00F37528">
        <w:rPr>
          <w:rFonts w:ascii="Times New Roman" w:hAnsi="Times New Roman" w:cs="Times New Roman"/>
          <w:sz w:val="28"/>
        </w:rPr>
        <w:t xml:space="preserve">suário. A aplicação contida neste servidor trabalha no modelo Cliente-Servidor, onde o HTTP é o protocolo de comunicação entre as aplicações de Front End (interface grafica) e Back End (regra </w:t>
      </w:r>
      <w:r w:rsidR="001F3CAD">
        <w:rPr>
          <w:rFonts w:ascii="Times New Roman" w:hAnsi="Times New Roman" w:cs="Times New Roman"/>
          <w:sz w:val="28"/>
        </w:rPr>
        <w:t>de negoócio</w:t>
      </w:r>
      <w:r w:rsidR="0066565B">
        <w:rPr>
          <w:rFonts w:ascii="Times New Roman" w:hAnsi="Times New Roman" w:cs="Times New Roman"/>
          <w:sz w:val="28"/>
        </w:rPr>
        <w:t>)</w:t>
      </w:r>
      <w:r w:rsidR="00F37528">
        <w:rPr>
          <w:rFonts w:ascii="Times New Roman" w:hAnsi="Times New Roman" w:cs="Times New Roman"/>
          <w:sz w:val="28"/>
        </w:rPr>
        <w:t xml:space="preserve"> que seja </w:t>
      </w:r>
      <w:r>
        <w:rPr>
          <w:rFonts w:ascii="Times New Roman" w:hAnsi="Times New Roman" w:cs="Times New Roman"/>
          <w:sz w:val="28"/>
        </w:rPr>
        <w:t xml:space="preserve">responsável </w:t>
      </w:r>
      <w:r w:rsidR="00FF72C2">
        <w:rPr>
          <w:rFonts w:ascii="Times New Roman" w:hAnsi="Times New Roman" w:cs="Times New Roman"/>
          <w:sz w:val="28"/>
        </w:rPr>
        <w:t xml:space="preserve">por </w:t>
      </w:r>
      <w:r>
        <w:rPr>
          <w:rFonts w:ascii="Times New Roman" w:hAnsi="Times New Roman" w:cs="Times New Roman"/>
          <w:sz w:val="28"/>
        </w:rPr>
        <w:t>disponibilizar a aplicação front-end com java 8.</w:t>
      </w:r>
    </w:p>
    <w:p w14:paraId="7502DE2A" w14:textId="77777777" w:rsidR="003F26DF" w:rsidRDefault="003F26DF">
      <w:pPr>
        <w:spacing w:after="0" w:line="360" w:lineRule="auto"/>
        <w:jc w:val="both"/>
        <w:rPr>
          <w:rFonts w:ascii="Times New Roman" w:hAnsi="Times New Roman" w:cs="Times New Roman"/>
          <w:sz w:val="28"/>
        </w:rPr>
      </w:pPr>
    </w:p>
    <w:p w14:paraId="2274913D" w14:textId="1F0ED583"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 xml:space="preserve">Servidor Web </w:t>
      </w:r>
      <w:r w:rsidR="003F26DF">
        <w:rPr>
          <w:rFonts w:ascii="Times New Roman" w:hAnsi="Times New Roman" w:cs="Times New Roman"/>
          <w:b/>
          <w:sz w:val="28"/>
        </w:rPr>
        <w:t>B</w:t>
      </w:r>
      <w:r w:rsidRPr="000C4760">
        <w:rPr>
          <w:rFonts w:ascii="Times New Roman" w:hAnsi="Times New Roman" w:cs="Times New Roman"/>
          <w:b/>
          <w:sz w:val="28"/>
        </w:rPr>
        <w:t>ack-</w:t>
      </w:r>
      <w:r w:rsidR="003F26DF">
        <w:rPr>
          <w:rFonts w:ascii="Times New Roman" w:hAnsi="Times New Roman" w:cs="Times New Roman"/>
          <w:b/>
          <w:sz w:val="28"/>
        </w:rPr>
        <w:t>E</w:t>
      </w:r>
      <w:r w:rsidRPr="000C4760">
        <w:rPr>
          <w:rFonts w:ascii="Times New Roman" w:hAnsi="Times New Roman" w:cs="Times New Roman"/>
          <w:b/>
          <w:sz w:val="28"/>
        </w:rPr>
        <w:t>nd</w:t>
      </w:r>
    </w:p>
    <w:p w14:paraId="65652D01" w14:textId="56D5F6EC"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Servidor responsável por disponibilizar a aplicação </w:t>
      </w:r>
      <w:r w:rsidR="00FF72C2">
        <w:rPr>
          <w:rFonts w:ascii="Times New Roman" w:hAnsi="Times New Roman" w:cs="Times New Roman"/>
          <w:sz w:val="28"/>
        </w:rPr>
        <w:t>B</w:t>
      </w:r>
      <w:r>
        <w:rPr>
          <w:rFonts w:ascii="Times New Roman" w:hAnsi="Times New Roman" w:cs="Times New Roman"/>
          <w:sz w:val="28"/>
        </w:rPr>
        <w:t>ack-</w:t>
      </w:r>
      <w:r w:rsidR="00FF72C2">
        <w:rPr>
          <w:rFonts w:ascii="Times New Roman" w:hAnsi="Times New Roman" w:cs="Times New Roman"/>
          <w:sz w:val="28"/>
        </w:rPr>
        <w:t xml:space="preserve">End da plataforma. A aplicação contida neste servidor trabalha no modelo Cliente-Servidor, realizando conexão com o Front-End por meio do protocolo HTTP, esta aplicação também foi desenvolvida </w:t>
      </w:r>
      <w:r>
        <w:rPr>
          <w:rFonts w:ascii="Times New Roman" w:hAnsi="Times New Roman" w:cs="Times New Roman"/>
          <w:sz w:val="28"/>
        </w:rPr>
        <w:t>com java 8.</w:t>
      </w:r>
    </w:p>
    <w:p w14:paraId="0A11E267" w14:textId="77777777" w:rsidR="003F26DF" w:rsidRDefault="003F26DF" w:rsidP="00E21E7A">
      <w:pPr>
        <w:spacing w:after="0" w:line="360" w:lineRule="auto"/>
        <w:jc w:val="both"/>
        <w:rPr>
          <w:rFonts w:ascii="Times New Roman" w:hAnsi="Times New Roman" w:cs="Times New Roman"/>
          <w:sz w:val="28"/>
        </w:rPr>
      </w:pPr>
    </w:p>
    <w:p w14:paraId="17C36064" w14:textId="33D3F4DA"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Banco de Dados</w:t>
      </w:r>
    </w:p>
    <w:p w14:paraId="466DABAC" w14:textId="16EF9D76" w:rsidR="00E21E7A" w:rsidRDefault="00FF72C2"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É necessário armazenar todas informações pertinentes ao jogos, como características do jogo a ser aplicado, imagens, perguntas e alterntivas, bem como informações das instituições, usuários, afim de gerar relatórios para que os responsáveis possam visualizar os resul</w:t>
      </w:r>
      <w:r w:rsidR="003F26DF">
        <w:rPr>
          <w:rFonts w:ascii="Times New Roman" w:hAnsi="Times New Roman" w:cs="Times New Roman"/>
          <w:sz w:val="28"/>
        </w:rPr>
        <w:t>tados do jogo.</w:t>
      </w:r>
    </w:p>
    <w:p w14:paraId="696E9040" w14:textId="77777777" w:rsidR="003F26DF" w:rsidRDefault="003F26DF" w:rsidP="00E21E7A">
      <w:pPr>
        <w:spacing w:after="0" w:line="360" w:lineRule="auto"/>
        <w:jc w:val="both"/>
        <w:rPr>
          <w:rFonts w:ascii="Times New Roman" w:hAnsi="Times New Roman" w:cs="Times New Roman"/>
          <w:b/>
          <w:sz w:val="28"/>
        </w:rPr>
      </w:pPr>
    </w:p>
    <w:p w14:paraId="34D9A4F1" w14:textId="2DC5331D"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r>
      <w:r w:rsidR="003B76D0">
        <w:rPr>
          <w:rFonts w:ascii="Times New Roman" w:hAnsi="Times New Roman" w:cs="Times New Roman"/>
          <w:b/>
          <w:sz w:val="28"/>
        </w:rPr>
        <w:t>Balanceador de Carga</w:t>
      </w:r>
    </w:p>
    <w:p w14:paraId="161F4ABC" w14:textId="0BDAA96F"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54789B">
        <w:rPr>
          <w:rFonts w:ascii="Times New Roman" w:hAnsi="Times New Roman" w:cs="Times New Roman"/>
          <w:sz w:val="28"/>
        </w:rPr>
        <w:t xml:space="preserve">É fundamental </w:t>
      </w:r>
      <w:r w:rsidR="003F26DF">
        <w:rPr>
          <w:rFonts w:ascii="Times New Roman" w:hAnsi="Times New Roman" w:cs="Times New Roman"/>
          <w:sz w:val="28"/>
        </w:rPr>
        <w:t xml:space="preserve">controlar </w:t>
      </w:r>
      <w:r w:rsidR="0054789B">
        <w:rPr>
          <w:rFonts w:ascii="Times New Roman" w:hAnsi="Times New Roman" w:cs="Times New Roman"/>
          <w:sz w:val="28"/>
        </w:rPr>
        <w:t xml:space="preserve">a quantidade de acesso ao Servidor de Back-End, para que isso ocorra é necessario que </w:t>
      </w:r>
      <w:r w:rsidR="002D4AFD">
        <w:rPr>
          <w:rFonts w:ascii="Times New Roman" w:hAnsi="Times New Roman" w:cs="Times New Roman"/>
          <w:sz w:val="28"/>
        </w:rPr>
        <w:t xml:space="preserve">este serviço </w:t>
      </w:r>
      <w:r w:rsidR="0054789B">
        <w:rPr>
          <w:rFonts w:ascii="Times New Roman" w:hAnsi="Times New Roman" w:cs="Times New Roman"/>
          <w:sz w:val="28"/>
        </w:rPr>
        <w:t>seja escalável</w:t>
      </w:r>
      <w:r w:rsidR="002609D5">
        <w:rPr>
          <w:rFonts w:ascii="Times New Roman" w:hAnsi="Times New Roman" w:cs="Times New Roman"/>
          <w:sz w:val="28"/>
        </w:rPr>
        <w:t xml:space="preserve">. </w:t>
      </w:r>
      <w:r w:rsidR="003F26DF">
        <w:rPr>
          <w:rFonts w:ascii="Times New Roman" w:hAnsi="Times New Roman" w:cs="Times New Roman"/>
          <w:sz w:val="28"/>
        </w:rPr>
        <w:t>Este serviço será responsável por direcionar as requisições para o Servido Back-End com menos carga.</w:t>
      </w:r>
    </w:p>
    <w:p w14:paraId="5FC5E56D" w14:textId="77777777" w:rsidR="00EF6A75" w:rsidRDefault="00EF6A75" w:rsidP="00E21E7A">
      <w:pPr>
        <w:spacing w:after="0" w:line="360" w:lineRule="auto"/>
        <w:jc w:val="both"/>
        <w:rPr>
          <w:rFonts w:ascii="Times New Roman" w:hAnsi="Times New Roman" w:cs="Times New Roman"/>
          <w:sz w:val="28"/>
        </w:rPr>
      </w:pPr>
    </w:p>
    <w:p w14:paraId="017870AB" w14:textId="77777777" w:rsidR="003F26DF" w:rsidRDefault="003F26DF" w:rsidP="00E21E7A">
      <w:pPr>
        <w:spacing w:after="0" w:line="360" w:lineRule="auto"/>
        <w:jc w:val="both"/>
        <w:rPr>
          <w:rFonts w:ascii="Times New Roman" w:hAnsi="Times New Roman" w:cs="Times New Roman"/>
          <w:sz w:val="28"/>
        </w:rPr>
      </w:pPr>
    </w:p>
    <w:p w14:paraId="0486F776" w14:textId="77777777" w:rsidR="003F26DF" w:rsidRDefault="003F26DF" w:rsidP="00E21E7A">
      <w:pPr>
        <w:spacing w:after="0" w:line="360" w:lineRule="auto"/>
        <w:jc w:val="both"/>
        <w:rPr>
          <w:rFonts w:ascii="Times New Roman" w:hAnsi="Times New Roman" w:cs="Times New Roman"/>
          <w:sz w:val="28"/>
        </w:rPr>
      </w:pPr>
    </w:p>
    <w:p w14:paraId="45FF5F8A" w14:textId="77777777" w:rsidR="00EF6A75" w:rsidRDefault="00EF6A75" w:rsidP="00E21E7A">
      <w:pPr>
        <w:spacing w:after="0" w:line="360" w:lineRule="auto"/>
        <w:jc w:val="both"/>
        <w:rPr>
          <w:rFonts w:ascii="Times New Roman" w:hAnsi="Times New Roman" w:cs="Times New Roman"/>
          <w:sz w:val="28"/>
        </w:rPr>
      </w:pPr>
    </w:p>
    <w:p w14:paraId="17779821" w14:textId="16731D32"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lastRenderedPageBreak/>
        <w:tab/>
      </w:r>
      <w:r w:rsidR="000D09FF">
        <w:rPr>
          <w:rFonts w:ascii="Times New Roman" w:hAnsi="Times New Roman" w:cs="Times New Roman"/>
          <w:b/>
          <w:sz w:val="28"/>
        </w:rPr>
        <w:t xml:space="preserve">Integração </w:t>
      </w:r>
      <w:r w:rsidRPr="000C4760">
        <w:rPr>
          <w:rFonts w:ascii="Times New Roman" w:hAnsi="Times New Roman" w:cs="Times New Roman"/>
          <w:b/>
          <w:sz w:val="28"/>
        </w:rPr>
        <w:t>Contínua</w:t>
      </w:r>
    </w:p>
    <w:p w14:paraId="24A712B7" w14:textId="334957B2"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D4AFD">
        <w:rPr>
          <w:rFonts w:ascii="Times New Roman" w:hAnsi="Times New Roman" w:cs="Times New Roman"/>
          <w:sz w:val="28"/>
        </w:rPr>
        <w:t xml:space="preserve">É necessário garantir que um novo código esteja apto </w:t>
      </w:r>
      <w:r w:rsidR="003F26DF">
        <w:rPr>
          <w:rFonts w:ascii="Times New Roman" w:hAnsi="Times New Roman" w:cs="Times New Roman"/>
          <w:sz w:val="28"/>
        </w:rPr>
        <w:t>à</w:t>
      </w:r>
      <w:r w:rsidR="002D4AFD">
        <w:rPr>
          <w:rFonts w:ascii="Times New Roman" w:hAnsi="Times New Roman" w:cs="Times New Roman"/>
          <w:sz w:val="28"/>
        </w:rPr>
        <w:t xml:space="preserve"> ser disponibilizado </w:t>
      </w:r>
      <w:r w:rsidR="000D09FF">
        <w:rPr>
          <w:rFonts w:ascii="Times New Roman" w:hAnsi="Times New Roman" w:cs="Times New Roman"/>
          <w:sz w:val="28"/>
        </w:rPr>
        <w:t>frequentemente</w:t>
      </w:r>
      <w:r w:rsidR="002D4AFD">
        <w:rPr>
          <w:rFonts w:ascii="Times New Roman" w:hAnsi="Times New Roman" w:cs="Times New Roman"/>
          <w:sz w:val="28"/>
        </w:rPr>
        <w:t xml:space="preserve">. </w:t>
      </w:r>
      <w:r w:rsidR="003F26DF">
        <w:rPr>
          <w:rFonts w:ascii="Times New Roman" w:hAnsi="Times New Roman" w:cs="Times New Roman"/>
          <w:sz w:val="28"/>
        </w:rPr>
        <w:t>Controlando as contruções, versionamento, validações e testes.</w:t>
      </w:r>
      <w:r w:rsidR="004654E2">
        <w:rPr>
          <w:rFonts w:ascii="Times New Roman" w:hAnsi="Times New Roman" w:cs="Times New Roman"/>
          <w:sz w:val="28"/>
        </w:rPr>
        <w:t xml:space="preserve"> </w:t>
      </w:r>
      <w:r w:rsidR="003F26DF">
        <w:rPr>
          <w:rFonts w:ascii="Times New Roman" w:hAnsi="Times New Roman" w:cs="Times New Roman"/>
          <w:sz w:val="28"/>
        </w:rPr>
        <w:t>P</w:t>
      </w:r>
      <w:r w:rsidR="004654E2">
        <w:rPr>
          <w:rFonts w:ascii="Times New Roman" w:hAnsi="Times New Roman" w:cs="Times New Roman"/>
          <w:sz w:val="28"/>
        </w:rPr>
        <w:t xml:space="preserve">ara que </w:t>
      </w:r>
      <w:r w:rsidR="00365F8B">
        <w:rPr>
          <w:rFonts w:ascii="Times New Roman" w:hAnsi="Times New Roman" w:cs="Times New Roman"/>
          <w:sz w:val="28"/>
        </w:rPr>
        <w:t>o processo de frequentes alterações parciais entejam disponíveis de maneira automática e com garantia de que a plataforma funcione como esperado.</w:t>
      </w:r>
    </w:p>
    <w:p w14:paraId="5EA2B5A1" w14:textId="77777777" w:rsidR="003F26DF" w:rsidRDefault="003F26DF" w:rsidP="00E21E7A">
      <w:pPr>
        <w:spacing w:after="0" w:line="360" w:lineRule="auto"/>
        <w:jc w:val="both"/>
        <w:rPr>
          <w:rFonts w:ascii="Times New Roman" w:hAnsi="Times New Roman" w:cs="Times New Roman"/>
          <w:sz w:val="28"/>
        </w:rPr>
      </w:pPr>
    </w:p>
    <w:p w14:paraId="50D414B3" w14:textId="732B0372" w:rsidR="00664CEE" w:rsidRDefault="00664CEE" w:rsidP="00664CEE">
      <w:pPr>
        <w:spacing w:after="0" w:line="360" w:lineRule="auto"/>
        <w:jc w:val="center"/>
        <w:rPr>
          <w:rFonts w:ascii="Times New Roman" w:hAnsi="Times New Roman" w:cs="Times New Roman"/>
          <w:sz w:val="28"/>
        </w:rPr>
      </w:pPr>
      <w:r>
        <w:rPr>
          <w:rFonts w:ascii="Times New Roman" w:hAnsi="Times New Roman" w:cs="Times New Roman"/>
          <w:b/>
          <w:noProof/>
          <w:sz w:val="28"/>
          <w:lang w:eastAsia="pt-BR"/>
        </w:rPr>
        <w:drawing>
          <wp:inline distT="0" distB="0" distL="0" distR="0" wp14:anchorId="5430263F" wp14:editId="56382636">
            <wp:extent cx="3924300" cy="2333625"/>
            <wp:effectExtent l="0" t="0" r="0" b="0"/>
            <wp:docPr id="38"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10"/>
                    <a:stretch>
                      <a:fillRect/>
                    </a:stretch>
                  </pic:blipFill>
                  <pic:spPr bwMode="auto">
                    <a:xfrm>
                      <a:off x="0" y="0"/>
                      <a:ext cx="3924300" cy="2333625"/>
                    </a:xfrm>
                    <a:prstGeom prst="rect">
                      <a:avLst/>
                    </a:prstGeom>
                    <a:noFill/>
                    <a:ln w="9525">
                      <a:noFill/>
                      <a:miter lim="800000"/>
                      <a:headEnd/>
                      <a:tailEnd/>
                    </a:ln>
                  </pic:spPr>
                </pic:pic>
              </a:graphicData>
            </a:graphic>
          </wp:inline>
        </w:drawing>
      </w:r>
    </w:p>
    <w:p w14:paraId="1FB618F7" w14:textId="77777777" w:rsidR="000D09FF" w:rsidRDefault="000D09FF" w:rsidP="00E21E7A">
      <w:pPr>
        <w:spacing w:after="0" w:line="360" w:lineRule="auto"/>
        <w:jc w:val="both"/>
        <w:rPr>
          <w:rFonts w:ascii="Times New Roman" w:hAnsi="Times New Roman" w:cs="Times New Roman"/>
          <w:b/>
          <w:sz w:val="28"/>
        </w:rPr>
      </w:pPr>
    </w:p>
    <w:p w14:paraId="7BB8FC89" w14:textId="5A3548BE"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Interface de Monitoramento</w:t>
      </w:r>
    </w:p>
    <w:p w14:paraId="3E92E143" w14:textId="004E1D84"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Serviço de </w:t>
      </w:r>
      <w:r w:rsidRPr="00415BE6">
        <w:rPr>
          <w:rFonts w:ascii="Times New Roman" w:hAnsi="Times New Roman" w:cs="Times New Roman"/>
          <w:sz w:val="28"/>
        </w:rPr>
        <w:t>monitoramento</w:t>
      </w:r>
      <w:r w:rsidR="00283647">
        <w:rPr>
          <w:rFonts w:ascii="Times New Roman" w:hAnsi="Times New Roman" w:cs="Times New Roman"/>
          <w:sz w:val="28"/>
        </w:rPr>
        <w:t xml:space="preserve"> em tempo real</w:t>
      </w:r>
      <w:r>
        <w:rPr>
          <w:rFonts w:ascii="Times New Roman" w:hAnsi="Times New Roman" w:cs="Times New Roman"/>
          <w:sz w:val="28"/>
        </w:rPr>
        <w:t xml:space="preserve"> </w:t>
      </w:r>
      <w:r w:rsidR="00365F8B">
        <w:rPr>
          <w:rFonts w:ascii="Times New Roman" w:hAnsi="Times New Roman" w:cs="Times New Roman"/>
          <w:sz w:val="28"/>
        </w:rPr>
        <w:t xml:space="preserve">para que </w:t>
      </w:r>
      <w:r w:rsidR="00283647">
        <w:rPr>
          <w:rFonts w:ascii="Times New Roman" w:hAnsi="Times New Roman" w:cs="Times New Roman"/>
          <w:sz w:val="28"/>
        </w:rPr>
        <w:t xml:space="preserve">informe </w:t>
      </w:r>
      <w:r w:rsidR="000D09FF">
        <w:rPr>
          <w:rFonts w:ascii="Times New Roman" w:hAnsi="Times New Roman" w:cs="Times New Roman"/>
          <w:sz w:val="28"/>
        </w:rPr>
        <w:t xml:space="preserve">ao Técnico resposável pela disponibilização da aplicação o estado da Máquina Virtual, demonstrando graficamente </w:t>
      </w:r>
      <w:r w:rsidR="00283647">
        <w:rPr>
          <w:rFonts w:ascii="Times New Roman" w:hAnsi="Times New Roman" w:cs="Times New Roman"/>
          <w:sz w:val="28"/>
        </w:rPr>
        <w:t xml:space="preserve">em o </w:t>
      </w:r>
      <w:r w:rsidR="00365F8B">
        <w:rPr>
          <w:rFonts w:ascii="Times New Roman" w:hAnsi="Times New Roman" w:cs="Times New Roman"/>
          <w:sz w:val="28"/>
        </w:rPr>
        <w:t>quanto esta se</w:t>
      </w:r>
      <w:r w:rsidR="00EF6A75">
        <w:rPr>
          <w:rFonts w:ascii="Times New Roman" w:hAnsi="Times New Roman" w:cs="Times New Roman"/>
          <w:sz w:val="28"/>
        </w:rPr>
        <w:t>ndo consumido de recurso de me</w:t>
      </w:r>
      <w:r w:rsidR="00365F8B">
        <w:rPr>
          <w:rFonts w:ascii="Times New Roman" w:hAnsi="Times New Roman" w:cs="Times New Roman"/>
          <w:sz w:val="28"/>
        </w:rPr>
        <w:t>mória, processador, entrada e saída</w:t>
      </w:r>
      <w:r w:rsidR="000D09FF">
        <w:rPr>
          <w:rFonts w:ascii="Times New Roman" w:hAnsi="Times New Roman" w:cs="Times New Roman"/>
          <w:sz w:val="28"/>
        </w:rPr>
        <w:t xml:space="preserve"> dados</w:t>
      </w:r>
      <w:r w:rsidR="00283647">
        <w:rPr>
          <w:rFonts w:ascii="Times New Roman" w:hAnsi="Times New Roman" w:cs="Times New Roman"/>
          <w:sz w:val="28"/>
        </w:rPr>
        <w:t xml:space="preserve">, bem como métricas referente a consumo de </w:t>
      </w:r>
      <w:r w:rsidR="000D09FF">
        <w:rPr>
          <w:rFonts w:ascii="Times New Roman" w:hAnsi="Times New Roman" w:cs="Times New Roman"/>
          <w:sz w:val="28"/>
        </w:rPr>
        <w:t>internet</w:t>
      </w:r>
      <w:r w:rsidR="00283647">
        <w:rPr>
          <w:rFonts w:ascii="Times New Roman" w:hAnsi="Times New Roman" w:cs="Times New Roman"/>
          <w:sz w:val="28"/>
        </w:rPr>
        <w:t xml:space="preserve">. </w:t>
      </w:r>
    </w:p>
    <w:p w14:paraId="180F3525" w14:textId="7B40E674" w:rsidR="00E21E7A" w:rsidRDefault="00E21E7A" w:rsidP="002D4AFD">
      <w:pPr>
        <w:spacing w:after="0" w:line="360" w:lineRule="auto"/>
        <w:jc w:val="both"/>
        <w:rPr>
          <w:rFonts w:ascii="Times New Roman" w:hAnsi="Times New Roman" w:cs="Times New Roman"/>
          <w:sz w:val="28"/>
        </w:rPr>
      </w:pPr>
      <w:r>
        <w:rPr>
          <w:rFonts w:ascii="Times New Roman" w:hAnsi="Times New Roman" w:cs="Times New Roman"/>
          <w:sz w:val="28"/>
        </w:rPr>
        <w:tab/>
      </w:r>
    </w:p>
    <w:p w14:paraId="30FFCD9C" w14:textId="1692FE3A" w:rsidR="00200A81" w:rsidRPr="000D09FF" w:rsidRDefault="000862D3" w:rsidP="00283647">
      <w:pPr>
        <w:spacing w:after="0" w:line="360" w:lineRule="auto"/>
        <w:ind w:firstLine="708"/>
        <w:jc w:val="both"/>
        <w:rPr>
          <w:rFonts w:ascii="Times New Roman" w:eastAsia="Times New Roman" w:hAnsi="Times New Roman" w:cs="Times New Roman"/>
          <w:b/>
          <w:bCs/>
          <w:sz w:val="28"/>
          <w:szCs w:val="28"/>
        </w:rPr>
      </w:pPr>
      <w:r w:rsidRPr="000D09FF">
        <w:rPr>
          <w:rFonts w:ascii="Times New Roman" w:eastAsia="Times New Roman" w:hAnsi="Times New Roman" w:cs="Times New Roman"/>
          <w:b/>
          <w:bCs/>
          <w:sz w:val="28"/>
          <w:szCs w:val="28"/>
        </w:rPr>
        <w:t>Quantidade e Escalabilidade</w:t>
      </w:r>
    </w:p>
    <w:p w14:paraId="607F9829"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3932BBD7" w14:textId="799163AF" w:rsidR="000D09FF" w:rsidRDefault="00573AFD" w:rsidP="00EF6A75">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000C4760">
        <w:rPr>
          <w:rFonts w:ascii="Times New Roman" w:hAnsi="Times New Roman" w:cs="Times New Roman"/>
          <w:sz w:val="28"/>
        </w:rPr>
        <w:t>É primordial que a</w:t>
      </w:r>
      <w:r w:rsidR="00283647">
        <w:rPr>
          <w:rFonts w:ascii="Times New Roman" w:hAnsi="Times New Roman" w:cs="Times New Roman"/>
          <w:sz w:val="28"/>
        </w:rPr>
        <w:t xml:space="preserve"> plataforma </w:t>
      </w:r>
      <w:r w:rsidR="00EF6A75">
        <w:rPr>
          <w:rFonts w:ascii="Times New Roman" w:hAnsi="Times New Roman" w:cs="Times New Roman"/>
          <w:sz w:val="28"/>
        </w:rPr>
        <w:t>seja escalável</w:t>
      </w:r>
      <w:r w:rsidR="000C4760">
        <w:rPr>
          <w:rFonts w:ascii="Times New Roman" w:hAnsi="Times New Roman" w:cs="Times New Roman"/>
          <w:sz w:val="28"/>
        </w:rPr>
        <w:t xml:space="preserve">, garantindo que o </w:t>
      </w:r>
      <w:r>
        <w:rPr>
          <w:rFonts w:ascii="Times New Roman" w:eastAsia="Times New Roman" w:hAnsi="Times New Roman" w:cs="Times New Roman"/>
          <w:sz w:val="28"/>
          <w:szCs w:val="28"/>
        </w:rPr>
        <w:t xml:space="preserve">software estará sempre disponível </w:t>
      </w:r>
      <w:r w:rsidR="000D09FF">
        <w:rPr>
          <w:rFonts w:ascii="Times New Roman" w:eastAsia="Times New Roman" w:hAnsi="Times New Roman" w:cs="Times New Roman"/>
          <w:sz w:val="28"/>
          <w:szCs w:val="28"/>
        </w:rPr>
        <w:t xml:space="preserve">sendo disponibilizado aos </w:t>
      </w:r>
      <w:r>
        <w:rPr>
          <w:rFonts w:ascii="Times New Roman" w:eastAsia="Times New Roman" w:hAnsi="Times New Roman" w:cs="Times New Roman"/>
          <w:sz w:val="28"/>
          <w:szCs w:val="28"/>
        </w:rPr>
        <w:t xml:space="preserve">usuários </w:t>
      </w:r>
      <w:r w:rsidR="000D09FF">
        <w:rPr>
          <w:rFonts w:ascii="Times New Roman" w:eastAsia="Times New Roman" w:hAnsi="Times New Roman" w:cs="Times New Roman"/>
          <w:sz w:val="28"/>
          <w:szCs w:val="28"/>
        </w:rPr>
        <w:t>com qualidade.</w:t>
      </w:r>
    </w:p>
    <w:p w14:paraId="0C381D7D" w14:textId="0AEC0D42" w:rsidR="00200A81" w:rsidRDefault="00573AFD" w:rsidP="000D09FF">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Como o software será utilizado por alunos do Centro Paula Souza, é fundamental que este requisito seja preenchido, pois de qualquer lugar e a qualquer momento o software deverá estar disponível.</w:t>
      </w:r>
    </w:p>
    <w:p w14:paraId="27D2DF1B" w14:textId="77777777" w:rsidR="00EF6A75" w:rsidRDefault="00EF6A75" w:rsidP="00EF6A75">
      <w:pPr>
        <w:spacing w:after="0" w:line="360" w:lineRule="auto"/>
        <w:jc w:val="both"/>
        <w:rPr>
          <w:rFonts w:ascii="Times New Roman" w:eastAsia="Times New Roman" w:hAnsi="Times New Roman" w:cs="Times New Roman"/>
          <w:sz w:val="28"/>
          <w:szCs w:val="28"/>
        </w:rPr>
      </w:pPr>
    </w:p>
    <w:p w14:paraId="49A45158" w14:textId="77777777" w:rsidR="00200A81" w:rsidRDefault="00200A81">
      <w:pPr>
        <w:spacing w:after="0" w:line="360" w:lineRule="auto"/>
        <w:jc w:val="both"/>
        <w:rPr>
          <w:rFonts w:ascii="Times New Roman" w:hAnsi="Times New Roman" w:cs="Times New Roman"/>
        </w:rPr>
      </w:pPr>
    </w:p>
    <w:p w14:paraId="3FD18AE4"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14:paraId="64CA1236" w14:textId="77777777" w:rsidR="00200A81" w:rsidRDefault="00573AFD">
      <w:pPr>
        <w:spacing w:after="0" w:line="360" w:lineRule="auto"/>
        <w:jc w:val="both"/>
        <w:rPr>
          <w:ins w:id="14"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2ACEEA29" w14:textId="5EF9FDA9" w:rsidR="000D09FF" w:rsidRDefault="00DF6EAB">
      <w:pPr>
        <w:spacing w:after="0" w:line="360" w:lineRule="auto"/>
        <w:jc w:val="both"/>
        <w:rPr>
          <w:rFonts w:ascii="Times New Roman" w:eastAsia="Times New Roman" w:hAnsi="Times New Roman" w:cs="Times New Roman"/>
          <w:b/>
          <w:bCs/>
          <w:sz w:val="32"/>
          <w:szCs w:val="32"/>
        </w:rPr>
      </w:pPr>
      <w:ins w:id="15" w:author="Eduardo Sakaue" w:date="2017-07-13T19:21:00Z">
        <w:r>
          <w:rPr>
            <w:rFonts w:ascii="Times New Roman" w:eastAsia="Times New Roman" w:hAnsi="Times New Roman" w:cs="Times New Roman"/>
            <w:b/>
            <w:bCs/>
            <w:sz w:val="32"/>
            <w:szCs w:val="32"/>
          </w:rPr>
          <w:t>Pegar o diagrama e colocar as tecnologias</w:t>
        </w:r>
      </w:ins>
    </w:p>
    <w:p w14:paraId="71579173" w14:textId="44DD5595" w:rsidR="000D09FF" w:rsidRDefault="000D09FF">
      <w:pPr>
        <w:spacing w:after="0" w:line="360" w:lineRule="auto"/>
        <w:jc w:val="both"/>
        <w:rPr>
          <w:ins w:id="16"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7A29157C" wp14:editId="498DD457">
            <wp:extent cx="5741044" cy="2695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quitetura Mapkills v2.png"/>
                    <pic:cNvPicPr/>
                  </pic:nvPicPr>
                  <pic:blipFill>
                    <a:blip r:embed="rId11">
                      <a:extLst>
                        <a:ext uri="{28A0092B-C50C-407E-A947-70E740481C1C}">
                          <a14:useLocalDpi xmlns:a14="http://schemas.microsoft.com/office/drawing/2010/main" val="0"/>
                        </a:ext>
                      </a:extLst>
                    </a:blip>
                    <a:stretch>
                      <a:fillRect/>
                    </a:stretch>
                  </pic:blipFill>
                  <pic:spPr>
                    <a:xfrm>
                      <a:off x="0" y="0"/>
                      <a:ext cx="5741268" cy="2695680"/>
                    </a:xfrm>
                    <a:prstGeom prst="rect">
                      <a:avLst/>
                    </a:prstGeom>
                  </pic:spPr>
                </pic:pic>
              </a:graphicData>
            </a:graphic>
          </wp:inline>
        </w:drawing>
      </w:r>
    </w:p>
    <w:p w14:paraId="4E973BFC" w14:textId="77777777" w:rsidR="00DF6EAB" w:rsidRDefault="00DF6EAB">
      <w:pPr>
        <w:spacing w:after="0" w:line="360" w:lineRule="auto"/>
        <w:jc w:val="both"/>
        <w:rPr>
          <w:ins w:id="17" w:author="Eduardo Sakaue" w:date="2017-07-13T19:21:00Z"/>
          <w:rFonts w:ascii="Times New Roman" w:eastAsia="Times New Roman" w:hAnsi="Times New Roman" w:cs="Times New Roman"/>
          <w:b/>
          <w:bCs/>
          <w:sz w:val="32"/>
          <w:szCs w:val="32"/>
        </w:rPr>
      </w:pPr>
    </w:p>
    <w:p w14:paraId="60470191" w14:textId="6051080D" w:rsidR="006839B3" w:rsidRDefault="006839B3">
      <w:pPr>
        <w:spacing w:after="0" w:line="360" w:lineRule="auto"/>
        <w:jc w:val="both"/>
        <w:rPr>
          <w:ins w:id="18" w:author="Eduardo Sakaue" w:date="2017-07-13T19:21:00Z"/>
          <w:rFonts w:ascii="Times New Roman" w:eastAsia="Times New Roman" w:hAnsi="Times New Roman" w:cs="Times New Roman"/>
          <w:b/>
          <w:bCs/>
          <w:sz w:val="32"/>
          <w:szCs w:val="32"/>
        </w:rPr>
      </w:pPr>
      <w:ins w:id="19" w:author="Eduardo Sakaue" w:date="2017-07-13T19:22:00Z">
        <w:r>
          <w:rPr>
            <w:rFonts w:ascii="Times New Roman" w:eastAsia="Times New Roman" w:hAnsi="Times New Roman" w:cs="Times New Roman"/>
            <w:b/>
            <w:bCs/>
            <w:sz w:val="32"/>
            <w:szCs w:val="32"/>
          </w:rPr>
          <w:t>Explicar como utilizou cada uma delas</w:t>
        </w:r>
      </w:ins>
    </w:p>
    <w:p w14:paraId="1F13FBDB" w14:textId="77777777" w:rsidR="00DF6EAB" w:rsidRDefault="00DF6EAB">
      <w:pPr>
        <w:spacing w:after="0" w:line="360" w:lineRule="auto"/>
        <w:jc w:val="both"/>
        <w:rPr>
          <w:rFonts w:ascii="Times New Roman" w:eastAsia="Times New Roman" w:hAnsi="Times New Roman" w:cs="Times New Roman"/>
          <w:b/>
          <w:bCs/>
          <w:sz w:val="32"/>
          <w:szCs w:val="32"/>
        </w:rPr>
      </w:pPr>
    </w:p>
    <w:p w14:paraId="37852346" w14:textId="655D46F5" w:rsidR="000D09FF" w:rsidRDefault="000D09FF">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p w14:paraId="09A6F6F8" w14:textId="0193FD46" w:rsidR="000D09FF" w:rsidRDefault="000D09FF">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005A1199">
        <w:rPr>
          <w:rFonts w:ascii="Times New Roman" w:eastAsia="Times New Roman" w:hAnsi="Times New Roman" w:cs="Times New Roman"/>
          <w:bCs/>
          <w:sz w:val="28"/>
          <w:szCs w:val="28"/>
        </w:rPr>
        <w:t xml:space="preserve">Plataforma </w:t>
      </w:r>
      <w:r w:rsidR="00EF3F6D">
        <w:rPr>
          <w:rFonts w:ascii="Times New Roman" w:eastAsia="Times New Roman" w:hAnsi="Times New Roman" w:cs="Times New Roman"/>
          <w:bCs/>
          <w:sz w:val="28"/>
          <w:szCs w:val="28"/>
        </w:rPr>
        <w:t xml:space="preserve">instalada na Máquina Virtual </w:t>
      </w:r>
      <w:r w:rsidR="005A1199">
        <w:rPr>
          <w:rFonts w:ascii="Times New Roman" w:eastAsia="Times New Roman" w:hAnsi="Times New Roman" w:cs="Times New Roman"/>
          <w:bCs/>
          <w:sz w:val="28"/>
          <w:szCs w:val="28"/>
        </w:rPr>
        <w:t>r</w:t>
      </w:r>
      <w:r>
        <w:rPr>
          <w:rFonts w:ascii="Times New Roman" w:eastAsia="Times New Roman" w:hAnsi="Times New Roman" w:cs="Times New Roman"/>
          <w:bCs/>
          <w:sz w:val="28"/>
          <w:szCs w:val="28"/>
        </w:rPr>
        <w:t xml:space="preserve">esponsável por administrar e controlar todos serviços </w:t>
      </w:r>
      <w:r w:rsidR="005A1199">
        <w:rPr>
          <w:rFonts w:ascii="Times New Roman" w:eastAsia="Times New Roman" w:hAnsi="Times New Roman" w:cs="Times New Roman"/>
          <w:bCs/>
          <w:sz w:val="28"/>
          <w:szCs w:val="28"/>
        </w:rPr>
        <w:t xml:space="preserve">necessários </w:t>
      </w:r>
      <w:r w:rsidR="00EF3F6D">
        <w:rPr>
          <w:rFonts w:ascii="Times New Roman" w:eastAsia="Times New Roman" w:hAnsi="Times New Roman" w:cs="Times New Roman"/>
          <w:bCs/>
          <w:sz w:val="28"/>
          <w:szCs w:val="28"/>
        </w:rPr>
        <w:t xml:space="preserve">para que </w:t>
      </w:r>
      <w:r w:rsidR="005A1199">
        <w:rPr>
          <w:rFonts w:ascii="Times New Roman" w:eastAsia="Times New Roman" w:hAnsi="Times New Roman" w:cs="Times New Roman"/>
          <w:bCs/>
          <w:sz w:val="28"/>
          <w:szCs w:val="28"/>
        </w:rPr>
        <w:t>a aplicação</w:t>
      </w:r>
      <w:r>
        <w:rPr>
          <w:rFonts w:ascii="Times New Roman" w:eastAsia="Times New Roman" w:hAnsi="Times New Roman" w:cs="Times New Roman"/>
          <w:bCs/>
          <w:sz w:val="28"/>
          <w:szCs w:val="28"/>
        </w:rPr>
        <w:t xml:space="preserve"> esteja em operação</w:t>
      </w:r>
      <w:r w:rsidR="005A1199">
        <w:rPr>
          <w:rFonts w:ascii="Times New Roman" w:eastAsia="Times New Roman" w:hAnsi="Times New Roman" w:cs="Times New Roman"/>
          <w:bCs/>
          <w:sz w:val="28"/>
          <w:szCs w:val="28"/>
        </w:rPr>
        <w:t>.</w:t>
      </w:r>
    </w:p>
    <w:p w14:paraId="6568AC47" w14:textId="7AD09088" w:rsidR="005A1199" w:rsidRDefault="005A1199">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EF3F6D">
        <w:rPr>
          <w:rFonts w:ascii="Times New Roman" w:eastAsia="Times New Roman" w:hAnsi="Times New Roman" w:cs="Times New Roman"/>
          <w:bCs/>
          <w:sz w:val="28"/>
          <w:szCs w:val="28"/>
        </w:rPr>
        <w:t xml:space="preserve">O tutorial seguido para instalação do Docker pode ser encontrado </w:t>
      </w:r>
      <w:r>
        <w:rPr>
          <w:rFonts w:ascii="Times New Roman" w:eastAsia="Times New Roman" w:hAnsi="Times New Roman" w:cs="Times New Roman"/>
          <w:bCs/>
          <w:sz w:val="28"/>
          <w:szCs w:val="28"/>
        </w:rPr>
        <w:fldChar w:fldCharType="begin"/>
      </w:r>
      <w:r>
        <w:rPr>
          <w:rFonts w:ascii="Times New Roman" w:eastAsia="Times New Roman" w:hAnsi="Times New Roman" w:cs="Times New Roman"/>
          <w:bCs/>
          <w:sz w:val="28"/>
          <w:szCs w:val="28"/>
        </w:rPr>
        <w:instrText xml:space="preserve"> HYPERLINK "https://docs.docker.com/engine/installation/" </w:instrText>
      </w:r>
      <w:r>
        <w:rPr>
          <w:rFonts w:ascii="Times New Roman" w:eastAsia="Times New Roman" w:hAnsi="Times New Roman" w:cs="Times New Roman"/>
          <w:bCs/>
          <w:sz w:val="28"/>
          <w:szCs w:val="28"/>
        </w:rPr>
      </w:r>
      <w:r>
        <w:rPr>
          <w:rFonts w:ascii="Times New Roman" w:eastAsia="Times New Roman" w:hAnsi="Times New Roman" w:cs="Times New Roman"/>
          <w:bCs/>
          <w:sz w:val="28"/>
          <w:szCs w:val="28"/>
        </w:rPr>
        <w:fldChar w:fldCharType="separate"/>
      </w:r>
      <w:r w:rsidRPr="005A1199">
        <w:rPr>
          <w:rStyle w:val="Hyperlink"/>
          <w:rFonts w:ascii="Times New Roman" w:eastAsia="Times New Roman" w:hAnsi="Times New Roman" w:cs="Times New Roman"/>
          <w:bCs/>
          <w:sz w:val="28"/>
          <w:szCs w:val="28"/>
        </w:rPr>
        <w:t>aq</w:t>
      </w:r>
      <w:r w:rsidRPr="005A1199">
        <w:rPr>
          <w:rStyle w:val="Hyperlink"/>
          <w:rFonts w:ascii="Times New Roman" w:eastAsia="Times New Roman" w:hAnsi="Times New Roman" w:cs="Times New Roman"/>
          <w:bCs/>
          <w:sz w:val="28"/>
          <w:szCs w:val="28"/>
        </w:rPr>
        <w:t>u</w:t>
      </w:r>
      <w:r w:rsidRPr="005A1199">
        <w:rPr>
          <w:rStyle w:val="Hyperlink"/>
          <w:rFonts w:ascii="Times New Roman" w:eastAsia="Times New Roman" w:hAnsi="Times New Roman" w:cs="Times New Roman"/>
          <w:bCs/>
          <w:sz w:val="28"/>
          <w:szCs w:val="28"/>
        </w:rPr>
        <w:t>i</w:t>
      </w:r>
      <w:r>
        <w:rPr>
          <w:rFonts w:ascii="Times New Roman" w:eastAsia="Times New Roman" w:hAnsi="Times New Roman" w:cs="Times New Roman"/>
          <w:bCs/>
          <w:sz w:val="28"/>
          <w:szCs w:val="28"/>
        </w:rPr>
        <w:fldChar w:fldCharType="end"/>
      </w:r>
      <w:r w:rsidR="00EF3F6D">
        <w:rPr>
          <w:rFonts w:ascii="Times New Roman" w:eastAsia="Times New Roman" w:hAnsi="Times New Roman" w:cs="Times New Roman"/>
          <w:bCs/>
          <w:sz w:val="28"/>
          <w:szCs w:val="28"/>
        </w:rPr>
        <w:t>.</w:t>
      </w:r>
    </w:p>
    <w:p w14:paraId="565F0CE9" w14:textId="26967B81"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w:t>
      </w:r>
      <w:r w:rsidR="00EF3F6D">
        <w:rPr>
          <w:rFonts w:ascii="Times New Roman" w:eastAsia="Times New Roman" w:hAnsi="Times New Roman" w:cs="Times New Roman"/>
          <w:sz w:val="28"/>
          <w:szCs w:val="28"/>
        </w:rPr>
        <w:t xml:space="preserve">Foi utilizado esta aplicação pois </w:t>
      </w:r>
      <w:r>
        <w:rPr>
          <w:rFonts w:ascii="Times New Roman" w:eastAsia="Times New Roman" w:hAnsi="Times New Roman" w:cs="Times New Roman"/>
          <w:sz w:val="28"/>
          <w:szCs w:val="28"/>
        </w:rPr>
        <w:t xml:space="preserve">diminuirá drasticamente o tempo de </w:t>
      </w:r>
      <w:r w:rsidR="00EF3F6D">
        <w:rPr>
          <w:rFonts w:ascii="Times New Roman" w:eastAsia="Times New Roman" w:hAnsi="Times New Roman" w:cs="Times New Roman"/>
          <w:sz w:val="28"/>
          <w:szCs w:val="28"/>
        </w:rPr>
        <w:t xml:space="preserve">necessário para disponibiizar a </w:t>
      </w:r>
      <w:r>
        <w:rPr>
          <w:rFonts w:ascii="Times New Roman" w:eastAsia="Times New Roman" w:hAnsi="Times New Roman" w:cs="Times New Roman"/>
          <w:sz w:val="28"/>
          <w:szCs w:val="28"/>
        </w:rPr>
        <w:t xml:space="preserve">aplicação, pois não </w:t>
      </w:r>
      <w:r>
        <w:rPr>
          <w:rFonts w:ascii="Times New Roman" w:eastAsia="Times New Roman" w:hAnsi="Times New Roman" w:cs="Times New Roman"/>
          <w:sz w:val="28"/>
          <w:szCs w:val="28"/>
        </w:rPr>
        <w:lastRenderedPageBreak/>
        <w:t>será necessário configurar novamente o ambiente para que ele funcione corretamente</w:t>
      </w:r>
      <w:r w:rsidR="00EF3F6D">
        <w:rPr>
          <w:rFonts w:ascii="Times New Roman" w:eastAsia="Times New Roman" w:hAnsi="Times New Roman" w:cs="Times New Roman"/>
          <w:sz w:val="28"/>
          <w:szCs w:val="28"/>
        </w:rPr>
        <w:t xml:space="preserve"> em outro computador, caso seja necessário</w:t>
      </w:r>
      <w:r>
        <w:rPr>
          <w:rFonts w:ascii="Times New Roman" w:eastAsia="Times New Roman" w:hAnsi="Times New Roman" w:cs="Times New Roman"/>
          <w:sz w:val="28"/>
          <w:szCs w:val="28"/>
        </w:rPr>
        <w:t xml:space="preserve">. </w:t>
      </w:r>
    </w:p>
    <w:p w14:paraId="177F2069" w14:textId="5FE3448C" w:rsidR="00200A81" w:rsidRDefault="00EF3F6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escolha do D</w:t>
      </w:r>
      <w:r w:rsidR="00573AFD">
        <w:rPr>
          <w:rFonts w:ascii="Times New Roman" w:eastAsia="Times New Roman" w:hAnsi="Times New Roman" w:cs="Times New Roman"/>
          <w:sz w:val="28"/>
          <w:szCs w:val="28"/>
        </w:rPr>
        <w:t xml:space="preserve">ocker também </w:t>
      </w:r>
      <w:r>
        <w:rPr>
          <w:rFonts w:ascii="Times New Roman" w:eastAsia="Times New Roman" w:hAnsi="Times New Roman" w:cs="Times New Roman"/>
          <w:sz w:val="28"/>
          <w:szCs w:val="28"/>
        </w:rPr>
        <w:t>baseada na redução de</w:t>
      </w:r>
      <w:r w:rsidR="00573AFD">
        <w:rPr>
          <w:rFonts w:ascii="Times New Roman" w:eastAsia="Times New Roman" w:hAnsi="Times New Roman" w:cs="Times New Roman"/>
          <w:sz w:val="28"/>
          <w:szCs w:val="28"/>
        </w:rPr>
        <w:t xml:space="preserve"> custo do projeto, pois teremos somente um servidor com o Docker instalado, e todos recursos que serão necessários instalados dentro dele, assim, não é necessário ter comp</w:t>
      </w:r>
      <w:r>
        <w:rPr>
          <w:rFonts w:ascii="Times New Roman" w:eastAsia="Times New Roman" w:hAnsi="Times New Roman" w:cs="Times New Roman"/>
          <w:sz w:val="28"/>
          <w:szCs w:val="28"/>
        </w:rPr>
        <w:t>utadores robustos ou vários serviços específicos para execução de</w:t>
      </w:r>
      <w:r w:rsidR="00573AFD">
        <w:rPr>
          <w:rFonts w:ascii="Times New Roman" w:eastAsia="Times New Roman" w:hAnsi="Times New Roman" w:cs="Times New Roman"/>
          <w:sz w:val="28"/>
          <w:szCs w:val="28"/>
        </w:rPr>
        <w:t xml:space="preserve"> tarefas diferentes.</w:t>
      </w:r>
    </w:p>
    <w:p w14:paraId="030B26DA" w14:textId="77777777"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w:t>
      </w:r>
      <w:bookmarkStart w:id="20" w:name="_GoBack"/>
      <w:bookmarkEnd w:id="20"/>
      <w:r>
        <w:rPr>
          <w:rFonts w:ascii="Times New Roman" w:hAnsi="Times New Roman"/>
          <w:sz w:val="28"/>
          <w:szCs w:val="28"/>
        </w:rPr>
        <w:t xml:space="preserve"> do sistema operacional, um método de virtualização onde o kernel do sistema operacional permite que múltiplos processos sejam executados isoladamente no mesmo host. Esses processos isolados em execução são denominados no Docker de container.</w:t>
      </w:r>
    </w:p>
    <w:p w14:paraId="5DDE3057" w14:textId="77777777" w:rsidR="00200A81" w:rsidRDefault="00200A81">
      <w:pPr>
        <w:pStyle w:val="Corpodotexto"/>
        <w:jc w:val="both"/>
      </w:pPr>
    </w:p>
    <w:p w14:paraId="2FF16DD3" w14:textId="77777777" w:rsidR="00200A81" w:rsidRDefault="00573AFD">
      <w:pPr>
        <w:jc w:val="both"/>
        <w:rPr>
          <w:color w:val="00000A"/>
        </w:rPr>
      </w:pPr>
      <w:bookmarkStart w:id="21" w:name="docs-internal-guid-41738c27-3807-ee7c-8c"/>
      <w:bookmarkEnd w:id="21"/>
      <w:r>
        <w:rPr>
          <w:noProof/>
          <w:color w:val="00000A"/>
          <w:lang w:eastAsia="pt-BR"/>
        </w:rPr>
        <w:drawing>
          <wp:inline distT="0" distB="0" distL="0" distR="0" wp14:anchorId="6B41C61E" wp14:editId="555A57AC">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5848350" cy="3429000"/>
                    </a:xfrm>
                    <a:prstGeom prst="rect">
                      <a:avLst/>
                    </a:prstGeom>
                    <a:noFill/>
                    <a:ln w="9525">
                      <a:noFill/>
                      <a:miter lim="800000"/>
                      <a:headEnd/>
                      <a:tailEnd/>
                    </a:ln>
                  </pic:spPr>
                </pic:pic>
              </a:graphicData>
            </a:graphic>
          </wp:inline>
        </w:drawing>
      </w:r>
    </w:p>
    <w:p w14:paraId="5C0EF791" w14:textId="77777777" w:rsidR="00200A81" w:rsidRDefault="00200A81">
      <w:pPr>
        <w:pStyle w:val="Corpodotexto"/>
        <w:jc w:val="both"/>
      </w:pPr>
    </w:p>
    <w:p w14:paraId="453C4D31" w14:textId="77777777" w:rsidR="00200A81" w:rsidRDefault="00200A81">
      <w:pPr>
        <w:pStyle w:val="Corpodotexto"/>
        <w:jc w:val="both"/>
      </w:pPr>
    </w:p>
    <w:p w14:paraId="356A30A3" w14:textId="77777777" w:rsidR="00200A81" w:rsidDel="00C95011" w:rsidRDefault="00573AFD">
      <w:pPr>
        <w:spacing w:after="0" w:line="360" w:lineRule="auto"/>
        <w:ind w:firstLine="708"/>
        <w:jc w:val="both"/>
        <w:rPr>
          <w:del w:id="22" w:author="Eduardo Sakaue" w:date="2017-07-13T20:05:00Z"/>
          <w:rFonts w:ascii="Times New Roman" w:eastAsia="Times New Roman" w:hAnsi="Times New Roman" w:cs="Times New Roman"/>
          <w:sz w:val="28"/>
          <w:szCs w:val="28"/>
        </w:rPr>
      </w:pPr>
      <w:del w:id="23" w:author="Eduardo Sakaue" w:date="2017-07-13T20:05:00Z">
        <w:r w:rsidDel="00C95011">
          <w:rPr>
            <w:rFonts w:ascii="Times New Roman" w:eastAsia="Times New Roman" w:hAnsi="Times New Roman" w:cs="Times New Roman"/>
            <w:sz w:val="28"/>
            <w:szCs w:val="28"/>
          </w:rPr>
          <w:delText xml:space="preserve">Para instalação do Docker no Ubuntu Server, segui o tutorial disponível no </w:delText>
        </w:r>
        <w:r w:rsidDel="00C95011">
          <w:rPr>
            <w:rFonts w:ascii="Times New Roman" w:eastAsia="Times New Roman" w:hAnsi="Times New Roman" w:cs="Times New Roman"/>
            <w:i/>
            <w:iCs/>
            <w:sz w:val="28"/>
            <w:szCs w:val="28"/>
          </w:rPr>
          <w:delText xml:space="preserve">https://docs.docker.com/engine/installation/linux/ubuntulinux. </w:delText>
        </w:r>
        <w:r w:rsidDel="00C95011">
          <w:rPr>
            <w:rFonts w:ascii="Times New Roman" w:eastAsia="Times New Roman" w:hAnsi="Times New Roman" w:cs="Times New Roman"/>
            <w:sz w:val="28"/>
            <w:szCs w:val="28"/>
          </w:rPr>
          <w:delText xml:space="preserve">Foi </w:delText>
        </w:r>
        <w:r w:rsidDel="00C95011">
          <w:rPr>
            <w:rFonts w:ascii="Times New Roman" w:eastAsia="Times New Roman" w:hAnsi="Times New Roman" w:cs="Times New Roman"/>
            <w:sz w:val="28"/>
            <w:szCs w:val="28"/>
          </w:rPr>
          <w:lastRenderedPageBreak/>
          <w:delText xml:space="preserve">adicionado o repositório para download do aplicativo e configurada todas variáveis de ambiente para execução do aplicativo. </w:delText>
        </w:r>
      </w:del>
    </w:p>
    <w:p w14:paraId="45D89CE7" w14:textId="77777777" w:rsidR="00200A81" w:rsidDel="00C95011" w:rsidRDefault="00200A81">
      <w:pPr>
        <w:spacing w:after="0" w:line="360" w:lineRule="auto"/>
        <w:ind w:firstLine="708"/>
        <w:jc w:val="both"/>
        <w:rPr>
          <w:del w:id="24" w:author="Eduardo Sakaue" w:date="2017-07-13T20:05:00Z"/>
          <w:rFonts w:ascii="Times New Roman" w:eastAsia="Times New Roman" w:hAnsi="Times New Roman" w:cs="Times New Roman"/>
          <w:sz w:val="28"/>
          <w:szCs w:val="28"/>
        </w:rPr>
      </w:pPr>
    </w:p>
    <w:p w14:paraId="220832E5" w14:textId="77777777" w:rsidR="00200A81" w:rsidRDefault="00573AFD">
      <w:pPr>
        <w:spacing w:after="0" w:line="360" w:lineRule="auto"/>
        <w:ind w:firstLine="708"/>
        <w:jc w:val="center"/>
      </w:pPr>
      <w:r>
        <w:rPr>
          <w:noProof/>
          <w:lang w:eastAsia="pt-BR"/>
        </w:rPr>
        <w:drawing>
          <wp:inline distT="0" distB="0" distL="0" distR="0" wp14:anchorId="05E2352F" wp14:editId="521EFB6E">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3"/>
                    <a:stretch>
                      <a:fillRect/>
                    </a:stretch>
                  </pic:blipFill>
                  <pic:spPr bwMode="auto">
                    <a:xfrm>
                      <a:off x="0" y="0"/>
                      <a:ext cx="3094990" cy="771525"/>
                    </a:xfrm>
                    <a:prstGeom prst="rect">
                      <a:avLst/>
                    </a:prstGeom>
                    <a:noFill/>
                    <a:ln w="9525">
                      <a:noFill/>
                      <a:miter lim="800000"/>
                      <a:headEnd/>
                      <a:tailEnd/>
                    </a:ln>
                  </pic:spPr>
                </pic:pic>
              </a:graphicData>
            </a:graphic>
          </wp:inline>
        </w:drawing>
      </w:r>
    </w:p>
    <w:p w14:paraId="2F954107" w14:textId="77777777" w:rsidR="00200A81" w:rsidRDefault="00200A81">
      <w:pPr>
        <w:spacing w:after="0" w:line="360" w:lineRule="auto"/>
        <w:ind w:firstLine="708"/>
        <w:jc w:val="center"/>
        <w:rPr>
          <w:rFonts w:ascii="Times New Roman" w:eastAsia="Times New Roman" w:hAnsi="Times New Roman" w:cs="Times New Roman"/>
          <w:sz w:val="28"/>
          <w:szCs w:val="28"/>
        </w:rPr>
      </w:pPr>
    </w:p>
    <w:p w14:paraId="0BEC681D" w14:textId="77777777" w:rsidR="00200A81" w:rsidDel="00C95011" w:rsidRDefault="00573AFD">
      <w:pPr>
        <w:spacing w:after="0" w:line="360" w:lineRule="auto"/>
        <w:ind w:firstLine="709"/>
        <w:jc w:val="both"/>
        <w:rPr>
          <w:del w:id="25" w:author="Eduardo Sakaue" w:date="2017-07-13T20:05:00Z"/>
          <w:rFonts w:ascii="Times New Roman" w:eastAsia="Times New Roman" w:hAnsi="Times New Roman" w:cs="Times New Roman"/>
          <w:i/>
          <w:sz w:val="28"/>
          <w:szCs w:val="28"/>
        </w:rPr>
      </w:pPr>
      <w:del w:id="26" w:author="Eduardo Sakaue" w:date="2017-07-13T20:05:00Z">
        <w:r w:rsidDel="00C95011">
          <w:rPr>
            <w:rFonts w:ascii="Times New Roman" w:eastAsia="Times New Roman" w:hAnsi="Times New Roman" w:cs="Times New Roman"/>
            <w:sz w:val="28"/>
            <w:szCs w:val="28"/>
          </w:rPr>
          <w:delTex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delText>
        </w:r>
        <w:r w:rsidDel="00C95011">
          <w:fldChar w:fldCharType="begin"/>
        </w:r>
        <w:r w:rsidDel="00C95011">
          <w:delInstrText xml:space="preserve"> HYPERLINK "https://docs.docker.com/compose/install/" \h </w:delInstrText>
        </w:r>
        <w:r w:rsidDel="00C95011">
          <w:fldChar w:fldCharType="separate"/>
        </w:r>
        <w:r w:rsidDel="00C95011">
          <w:rPr>
            <w:rStyle w:val="LinkdaInternet"/>
            <w:rFonts w:ascii="Times New Roman" w:eastAsia="Times New Roman" w:hAnsi="Times New Roman" w:cs="Times New Roman"/>
            <w:sz w:val="28"/>
            <w:szCs w:val="28"/>
          </w:rPr>
          <w:delText>https://docs.docker.com/compose/install/</w:delText>
        </w:r>
        <w:r w:rsidDel="00C95011">
          <w:rPr>
            <w:rStyle w:val="LinkdaInternet"/>
            <w:rFonts w:ascii="Times New Roman" w:eastAsia="Times New Roman" w:hAnsi="Times New Roman" w:cs="Times New Roman"/>
            <w:sz w:val="28"/>
            <w:szCs w:val="28"/>
          </w:rPr>
          <w:fldChar w:fldCharType="end"/>
        </w:r>
        <w:r w:rsidDel="00C95011">
          <w:rPr>
            <w:rFonts w:ascii="Times New Roman" w:eastAsia="Times New Roman" w:hAnsi="Times New Roman" w:cs="Times New Roman"/>
            <w:i/>
            <w:sz w:val="28"/>
            <w:szCs w:val="28"/>
          </w:rPr>
          <w:delText>.</w:delText>
        </w:r>
      </w:del>
    </w:p>
    <w:p w14:paraId="0762C75A" w14:textId="77777777" w:rsidR="00200A81" w:rsidRDefault="00200A81">
      <w:pPr>
        <w:spacing w:after="0" w:line="360" w:lineRule="auto"/>
        <w:ind w:firstLine="709"/>
        <w:jc w:val="both"/>
        <w:rPr>
          <w:rFonts w:ascii="Times New Roman" w:eastAsia="Times New Roman" w:hAnsi="Times New Roman" w:cs="Times New Roman"/>
          <w:i/>
          <w:sz w:val="28"/>
          <w:szCs w:val="28"/>
        </w:rPr>
      </w:pPr>
    </w:p>
    <w:p w14:paraId="73867E9D" w14:textId="77777777" w:rsidR="00200A81" w:rsidRDefault="00573AFD">
      <w:pPr>
        <w:spacing w:after="0" w:line="360" w:lineRule="auto"/>
        <w:ind w:firstLine="709"/>
        <w:jc w:val="center"/>
      </w:pPr>
      <w:r>
        <w:rPr>
          <w:noProof/>
          <w:lang w:eastAsia="pt-BR"/>
        </w:rPr>
        <w:drawing>
          <wp:inline distT="0" distB="0" distL="0" distR="0" wp14:anchorId="09A07D03" wp14:editId="6CE88B98">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4"/>
                    <a:stretch>
                      <a:fillRect/>
                    </a:stretch>
                  </pic:blipFill>
                  <pic:spPr bwMode="auto">
                    <a:xfrm>
                      <a:off x="0" y="0"/>
                      <a:ext cx="3571875" cy="762000"/>
                    </a:xfrm>
                    <a:prstGeom prst="rect">
                      <a:avLst/>
                    </a:prstGeom>
                    <a:noFill/>
                    <a:ln w="9525">
                      <a:noFill/>
                      <a:miter lim="800000"/>
                      <a:headEnd/>
                      <a:tailEnd/>
                    </a:ln>
                  </pic:spPr>
                </pic:pic>
              </a:graphicData>
            </a:graphic>
          </wp:inline>
        </w:drawing>
      </w:r>
    </w:p>
    <w:p w14:paraId="09B452B6"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65D5C564" w14:textId="77777777" w:rsidR="00200A81" w:rsidDel="00C95011" w:rsidRDefault="00573AFD">
      <w:pPr>
        <w:spacing w:after="0" w:line="360" w:lineRule="auto"/>
        <w:jc w:val="both"/>
        <w:rPr>
          <w:del w:id="27" w:author="Eduardo Sakaue" w:date="2017-07-13T20:05:00Z"/>
          <w:rFonts w:ascii="Times New Roman" w:eastAsia="Times New Roman" w:hAnsi="Times New Roman" w:cs="Times New Roman"/>
          <w:sz w:val="28"/>
          <w:szCs w:val="28"/>
        </w:rPr>
      </w:pPr>
      <w:del w:id="28" w:author="Eduardo Sakaue" w:date="2017-07-13T20:05:00Z">
        <w:r w:rsidDel="00C95011">
          <w:rPr>
            <w:rFonts w:ascii="Times New Roman" w:eastAsia="Times New Roman" w:hAnsi="Times New Roman" w:cs="Times New Roman"/>
            <w:b/>
            <w:bCs/>
            <w:sz w:val="32"/>
            <w:szCs w:val="32"/>
          </w:rPr>
          <w:tab/>
        </w:r>
        <w:r w:rsidDel="00C95011">
          <w:rPr>
            <w:rFonts w:ascii="Times New Roman" w:eastAsia="Times New Roman" w:hAnsi="Times New Roman" w:cs="Times New Roman"/>
            <w:sz w:val="28"/>
            <w:szCs w:val="28"/>
          </w:rPr>
          <w:delTex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delText>
        </w:r>
      </w:del>
    </w:p>
    <w:p w14:paraId="55026CC9" w14:textId="77777777" w:rsidR="00200A81" w:rsidDel="00C95011" w:rsidRDefault="00573AFD">
      <w:pPr>
        <w:spacing w:after="0" w:line="360" w:lineRule="auto"/>
        <w:jc w:val="both"/>
        <w:rPr>
          <w:del w:id="29" w:author="Eduardo Sakaue" w:date="2017-07-13T20:05:00Z"/>
          <w:rFonts w:ascii="Times New Roman" w:eastAsia="Times New Roman" w:hAnsi="Times New Roman" w:cs="Times New Roman"/>
          <w:sz w:val="28"/>
          <w:szCs w:val="28"/>
        </w:rPr>
      </w:pPr>
      <w:del w:id="30" w:author="Eduardo Sakaue" w:date="2017-07-13T20:05:00Z">
        <w:r w:rsidDel="00C95011">
          <w:rPr>
            <w:rFonts w:ascii="Times New Roman" w:eastAsia="Times New Roman" w:hAnsi="Times New Roman" w:cs="Times New Roman"/>
            <w:bCs/>
            <w:sz w:val="28"/>
            <w:szCs w:val="28"/>
          </w:rPr>
          <w:tab/>
        </w:r>
        <w:r w:rsidDel="00C95011">
          <w:rPr>
            <w:rFonts w:ascii="Times New Roman" w:eastAsia="Times New Roman" w:hAnsi="Times New Roman" w:cs="Times New Roman"/>
            <w:sz w:val="28"/>
            <w:szCs w:val="28"/>
          </w:rPr>
          <w:delText>Para realizar o download de uma imagem  no Docker Hub, é necessário apenas ter instalado o Docker e a seguinte sintaxe:</w:delText>
        </w:r>
      </w:del>
    </w:p>
    <w:p w14:paraId="59144498" w14:textId="77777777" w:rsidR="00200A81" w:rsidDel="00C95011" w:rsidRDefault="00573AFD">
      <w:pPr>
        <w:spacing w:after="0" w:line="360" w:lineRule="auto"/>
        <w:jc w:val="center"/>
        <w:rPr>
          <w:del w:id="31" w:author="Eduardo Sakaue" w:date="2017-07-13T20:05:00Z"/>
        </w:rPr>
      </w:pPr>
      <w:commentRangeStart w:id="32"/>
      <w:del w:id="33" w:author="Eduardo Sakaue" w:date="2017-07-13T20:05:00Z">
        <w:r w:rsidDel="00C95011">
          <w:rPr>
            <w:noProof/>
            <w:lang w:eastAsia="pt-BR"/>
          </w:rPr>
          <w:lastRenderedPageBreak/>
          <w:drawing>
            <wp:inline distT="0" distB="0" distL="0" distR="0" wp14:anchorId="724F5C76" wp14:editId="699AFDD9">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5490845" cy="1040130"/>
                      </a:xfrm>
                      <a:prstGeom prst="rect">
                        <a:avLst/>
                      </a:prstGeom>
                      <a:noFill/>
                      <a:ln w="9525">
                        <a:noFill/>
                        <a:miter lim="800000"/>
                        <a:headEnd/>
                        <a:tailEnd/>
                      </a:ln>
                    </pic:spPr>
                  </pic:pic>
                </a:graphicData>
              </a:graphic>
            </wp:inline>
          </w:drawing>
        </w:r>
      </w:del>
      <w:commentRangeEnd w:id="32"/>
      <w:r w:rsidR="00C95011">
        <w:rPr>
          <w:rStyle w:val="CommentReference"/>
        </w:rPr>
        <w:commentReference w:id="32"/>
      </w:r>
    </w:p>
    <w:p w14:paraId="7998526F" w14:textId="77777777" w:rsidR="00200A81" w:rsidDel="00C95011" w:rsidRDefault="00573AFD">
      <w:pPr>
        <w:spacing w:after="0" w:line="360" w:lineRule="auto"/>
        <w:jc w:val="center"/>
        <w:rPr>
          <w:del w:id="34" w:author="Eduardo Sakaue" w:date="2017-07-13T20:05:00Z"/>
          <w:rFonts w:ascii="Times New Roman" w:eastAsia="Times New Roman" w:hAnsi="Times New Roman" w:cs="Times New Roman"/>
          <w:sz w:val="24"/>
          <w:szCs w:val="24"/>
        </w:rPr>
      </w:pPr>
      <w:del w:id="35" w:author="Eduardo Sakaue" w:date="2017-07-13T20:05:00Z">
        <w:r w:rsidDel="00C95011">
          <w:rPr>
            <w:rFonts w:ascii="Times New Roman" w:eastAsia="Times New Roman" w:hAnsi="Times New Roman" w:cs="Times New Roman"/>
            <w:sz w:val="24"/>
            <w:szCs w:val="24"/>
          </w:rPr>
          <w:delText>Figura 6. Exemplo de uma Imagem Tomcat no Docker Hub</w:delText>
        </w:r>
      </w:del>
    </w:p>
    <w:p w14:paraId="639F56A5" w14:textId="77777777" w:rsidR="00200A81" w:rsidRPr="00C95011" w:rsidDel="00C95011" w:rsidRDefault="00C95011">
      <w:pPr>
        <w:spacing w:after="0" w:line="360" w:lineRule="auto"/>
        <w:jc w:val="both"/>
        <w:rPr>
          <w:del w:id="36" w:author="Eduardo Sakaue" w:date="2017-07-13T20:05:00Z"/>
          <w:rFonts w:ascii="Courier New" w:eastAsia="Times New Roman" w:hAnsi="Courier New" w:cs="Courier New"/>
          <w:b/>
          <w:bCs/>
          <w:sz w:val="32"/>
          <w:szCs w:val="32"/>
          <w:rPrChange w:id="37" w:author="Eduardo Sakaue" w:date="2017-07-13T20:06:00Z">
            <w:rPr>
              <w:del w:id="38" w:author="Eduardo Sakaue" w:date="2017-07-13T20:05:00Z"/>
              <w:rFonts w:ascii="Times New Roman" w:eastAsia="Times New Roman" w:hAnsi="Times New Roman" w:cs="Times New Roman"/>
              <w:b/>
              <w:bCs/>
              <w:sz w:val="32"/>
              <w:szCs w:val="32"/>
            </w:rPr>
          </w:rPrChange>
        </w:rPr>
      </w:pPr>
      <w:ins w:id="39" w:author="Eduardo Sakaue" w:date="2017-07-13T20:06:00Z">
        <w:r w:rsidRPr="00C95011">
          <w:rPr>
            <w:rFonts w:ascii="Courier New" w:eastAsia="Times New Roman" w:hAnsi="Courier New" w:cs="Courier New"/>
            <w:b/>
            <w:bCs/>
            <w:sz w:val="32"/>
            <w:szCs w:val="32"/>
          </w:rPr>
          <w:t>C</w:t>
        </w:r>
        <w:r w:rsidRPr="00C95011">
          <w:rPr>
            <w:rFonts w:ascii="Courier New" w:eastAsia="Times New Roman" w:hAnsi="Courier New" w:cs="Courier New"/>
            <w:b/>
            <w:bCs/>
            <w:sz w:val="32"/>
            <w:szCs w:val="32"/>
            <w:rPrChange w:id="40" w:author="Eduardo Sakaue" w:date="2017-07-13T20:06:00Z">
              <w:rPr>
                <w:rFonts w:ascii="Times New Roman" w:eastAsia="Times New Roman" w:hAnsi="Times New Roman" w:cs="Times New Roman"/>
                <w:b/>
                <w:bCs/>
                <w:sz w:val="32"/>
                <w:szCs w:val="32"/>
              </w:rPr>
            </w:rPrChange>
          </w:rPr>
          <w:t>omando</w:t>
        </w:r>
        <w:r>
          <w:rPr>
            <w:rFonts w:ascii="Courier New" w:eastAsia="Times New Roman" w:hAnsi="Courier New" w:cs="Courier New"/>
            <w:b/>
            <w:bCs/>
            <w:sz w:val="32"/>
            <w:szCs w:val="32"/>
          </w:rPr>
          <w:t xml:space="preserve"> cp sudo io</w:t>
        </w:r>
      </w:ins>
      <w:ins w:id="41" w:author="Eduardo Sakaue" w:date="2017-07-13T20:07:00Z">
        <w:r>
          <w:rPr>
            <w:rFonts w:ascii="Courier New" w:eastAsia="Times New Roman" w:hAnsi="Courier New" w:cs="Courier New"/>
            <w:b/>
            <w:bCs/>
            <w:sz w:val="32"/>
            <w:szCs w:val="32"/>
          </w:rPr>
          <w:t xml:space="preserve"> ilu</w:t>
        </w:r>
      </w:ins>
    </w:p>
    <w:p w14:paraId="72CBEE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14:paraId="148B85AC" w14:textId="77777777" w:rsidR="00200A81" w:rsidRDefault="00200A81">
      <w:pPr>
        <w:spacing w:after="0" w:line="360" w:lineRule="auto"/>
        <w:jc w:val="both"/>
        <w:rPr>
          <w:rFonts w:ascii="Times New Roman" w:eastAsia="Times New Roman" w:hAnsi="Times New Roman" w:cs="Times New Roman"/>
          <w:b/>
          <w:bCs/>
          <w:sz w:val="32"/>
          <w:szCs w:val="32"/>
        </w:rPr>
      </w:pPr>
    </w:p>
    <w:p w14:paraId="4793C11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w:t>
      </w:r>
      <w:ins w:id="42" w:author="Eduardo Sakaue" w:date="2017-07-13T20:08:00Z">
        <w:r w:rsidR="00C95011">
          <w:rPr>
            <w:rFonts w:ascii="Times New Roman" w:eastAsia="Times New Roman" w:hAnsi="Times New Roman" w:cs="Times New Roman"/>
            <w:sz w:val="28"/>
            <w:szCs w:val="28"/>
          </w:rPr>
          <w:t>â</w:t>
        </w:r>
      </w:ins>
      <w:del w:id="43" w:author="Eduardo Sakaue" w:date="2017-07-13T20:08:00Z">
        <w:r w:rsidDel="00C95011">
          <w:rPr>
            <w:rFonts w:ascii="Times New Roman" w:eastAsia="Times New Roman" w:hAnsi="Times New Roman" w:cs="Times New Roman"/>
            <w:sz w:val="28"/>
            <w:szCs w:val="28"/>
          </w:rPr>
          <w:delText>a</w:delText>
        </w:r>
      </w:del>
      <w:r>
        <w:rPr>
          <w:rFonts w:ascii="Times New Roman" w:eastAsia="Times New Roman" w:hAnsi="Times New Roman" w:cs="Times New Roman"/>
          <w:sz w:val="28"/>
          <w:szCs w:val="28"/>
        </w:rPr>
        <w:t>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14:paraId="0A62A21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14:paraId="04F1EC75" w14:textId="77777777"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189A968F" wp14:editId="7D8EAE68">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14:paraId="500907A4" w14:textId="77777777" w:rsidR="00200A81" w:rsidRDefault="00200A81">
      <w:pPr>
        <w:spacing w:after="0" w:line="360" w:lineRule="auto"/>
        <w:jc w:val="both"/>
        <w:rPr>
          <w:rFonts w:ascii="Times New Roman" w:eastAsia="Times New Roman" w:hAnsi="Times New Roman" w:cs="Times New Roman"/>
          <w:b/>
          <w:bCs/>
          <w:sz w:val="32"/>
          <w:szCs w:val="32"/>
        </w:rPr>
      </w:pPr>
    </w:p>
    <w:p w14:paraId="0576EED5"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14:paraId="3EB5031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é um dos principais aplicativos quando se fala de Integração Contínua hoje em dia, seu trabalho é fundamental </w:t>
      </w:r>
      <w:r>
        <w:rPr>
          <w:rFonts w:ascii="Times New Roman" w:eastAsia="Times New Roman" w:hAnsi="Times New Roman" w:cs="Times New Roman"/>
          <w:sz w:val="28"/>
          <w:szCs w:val="28"/>
        </w:rPr>
        <w:lastRenderedPageBreak/>
        <w:t xml:space="preserve">no controle dos deploys realizados durante a implementação do software. Após configurado, o Jenkins tem o trabalho de realizar builds automáticos. Esse build funciona de forma instantânea, com testes sendo executados e falhas detectadas. </w:t>
      </w:r>
    </w:p>
    <w:p w14:paraId="4144A5E2" w14:textId="77777777" w:rsidR="00200A81" w:rsidRDefault="00573AFD">
      <w:pPr>
        <w:spacing w:after="0" w:line="360" w:lineRule="auto"/>
        <w:jc w:val="both"/>
      </w:pPr>
      <w:r>
        <w:rPr>
          <w:noProof/>
          <w:lang w:eastAsia="pt-BR"/>
        </w:rPr>
        <w:drawing>
          <wp:inline distT="0" distB="0" distL="0" distR="0" wp14:anchorId="65C5D067" wp14:editId="70D8ECBC">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5490845" cy="2564765"/>
                    </a:xfrm>
                    <a:prstGeom prst="rect">
                      <a:avLst/>
                    </a:prstGeom>
                    <a:noFill/>
                    <a:ln w="9525">
                      <a:noFill/>
                      <a:miter lim="800000"/>
                      <a:headEnd/>
                      <a:tailEnd/>
                    </a:ln>
                  </pic:spPr>
                </pic:pic>
              </a:graphicData>
            </a:graphic>
          </wp:inline>
        </w:drawing>
      </w:r>
    </w:p>
    <w:p w14:paraId="019C93BD" w14:textId="77777777" w:rsidR="00200A81" w:rsidRDefault="00200A81">
      <w:pPr>
        <w:spacing w:after="0" w:line="360" w:lineRule="auto"/>
        <w:jc w:val="both"/>
        <w:rPr>
          <w:rFonts w:ascii="Times New Roman" w:eastAsia="Times New Roman" w:hAnsi="Times New Roman" w:cs="Times New Roman"/>
          <w:sz w:val="28"/>
          <w:szCs w:val="28"/>
        </w:rPr>
      </w:pPr>
    </w:p>
    <w:p w14:paraId="6EDC7BD2" w14:textId="77777777" w:rsidR="00200A81" w:rsidRDefault="00200A81">
      <w:pPr>
        <w:spacing w:after="0" w:line="360" w:lineRule="auto"/>
        <w:jc w:val="both"/>
        <w:rPr>
          <w:rFonts w:ascii="Times New Roman" w:eastAsia="Times New Roman" w:hAnsi="Times New Roman" w:cs="Times New Roman"/>
          <w:sz w:val="28"/>
          <w:szCs w:val="28"/>
        </w:rPr>
      </w:pPr>
    </w:p>
    <w:p w14:paraId="1B87100B" w14:textId="77777777" w:rsidR="00200A81" w:rsidRDefault="00200A81">
      <w:pPr>
        <w:spacing w:after="0" w:line="360" w:lineRule="auto"/>
        <w:jc w:val="both"/>
        <w:rPr>
          <w:rFonts w:ascii="Times New Roman" w:eastAsia="Times New Roman" w:hAnsi="Times New Roman" w:cs="Times New Roman"/>
          <w:sz w:val="28"/>
          <w:szCs w:val="28"/>
        </w:rPr>
      </w:pPr>
    </w:p>
    <w:p w14:paraId="277F3277" w14:textId="77777777" w:rsidR="00200A81" w:rsidRDefault="00200A81">
      <w:pPr>
        <w:spacing w:after="0" w:line="360" w:lineRule="auto"/>
        <w:jc w:val="both"/>
        <w:rPr>
          <w:rFonts w:ascii="Times New Roman" w:eastAsia="Times New Roman" w:hAnsi="Times New Roman" w:cs="Times New Roman"/>
          <w:sz w:val="28"/>
          <w:szCs w:val="28"/>
        </w:rPr>
      </w:pPr>
    </w:p>
    <w:p w14:paraId="55BFC91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14:paraId="399314C2" w14:textId="77777777" w:rsidR="00200A81" w:rsidRDefault="00200A81">
      <w:pPr>
        <w:spacing w:after="0" w:line="360" w:lineRule="auto"/>
        <w:jc w:val="both"/>
        <w:rPr>
          <w:rFonts w:ascii="Times New Roman" w:eastAsia="Times New Roman" w:hAnsi="Times New Roman" w:cs="Times New Roman"/>
          <w:sz w:val="28"/>
          <w:szCs w:val="28"/>
        </w:rPr>
      </w:pPr>
    </w:p>
    <w:p w14:paraId="5A902B4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67D9CDC3" w14:textId="77777777" w:rsidR="00200A81" w:rsidRDefault="00200A81">
      <w:pPr>
        <w:spacing w:after="0" w:line="360" w:lineRule="auto"/>
        <w:jc w:val="both"/>
        <w:rPr>
          <w:rFonts w:ascii="Times New Roman" w:eastAsia="Times New Roman" w:hAnsi="Times New Roman" w:cs="Times New Roman"/>
          <w:b/>
          <w:sz w:val="28"/>
          <w:szCs w:val="28"/>
        </w:rPr>
      </w:pPr>
    </w:p>
    <w:p w14:paraId="29B792C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0287779A" w14:textId="77777777" w:rsidR="00200A81" w:rsidRDefault="00200A81">
      <w:pPr>
        <w:spacing w:after="0" w:line="360" w:lineRule="auto"/>
        <w:jc w:val="both"/>
        <w:rPr>
          <w:rFonts w:ascii="Times New Roman" w:eastAsia="Times New Roman" w:hAnsi="Times New Roman" w:cs="Times New Roman"/>
          <w:sz w:val="28"/>
          <w:szCs w:val="28"/>
        </w:rPr>
      </w:pPr>
    </w:p>
    <w:p w14:paraId="2203FA1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0D9EA944" w14:textId="77777777" w:rsidR="00200A81" w:rsidRDefault="00200A81">
      <w:pPr>
        <w:spacing w:after="0" w:line="360" w:lineRule="auto"/>
        <w:jc w:val="both"/>
        <w:rPr>
          <w:rFonts w:ascii="Times New Roman" w:eastAsia="Times New Roman" w:hAnsi="Times New Roman" w:cs="Times New Roman"/>
          <w:b/>
          <w:sz w:val="28"/>
          <w:szCs w:val="28"/>
        </w:rPr>
      </w:pPr>
    </w:p>
    <w:p w14:paraId="1AD05CD0"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Para que o processo de build aconteça é necessário apontar o Repositório de Gerenciamento de código fonte, neste caso, ele está localizado no seguinte endereço:</w:t>
      </w:r>
    </w:p>
    <w:p w14:paraId="46855980"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18">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14:paraId="04C7575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6E6EAE9F" w14:textId="77777777" w:rsidR="00200A81" w:rsidRDefault="00573AFD">
      <w:pPr>
        <w:spacing w:after="0" w:line="360" w:lineRule="auto"/>
        <w:jc w:val="both"/>
      </w:pPr>
      <w:r>
        <w:rPr>
          <w:noProof/>
          <w:lang w:eastAsia="pt-BR"/>
        </w:rPr>
        <w:drawing>
          <wp:inline distT="0" distB="0" distL="0" distR="0" wp14:anchorId="4CFEE906" wp14:editId="6A3E676A">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19"/>
                    <a:stretch>
                      <a:fillRect/>
                    </a:stretch>
                  </pic:blipFill>
                  <pic:spPr bwMode="auto">
                    <a:xfrm>
                      <a:off x="0" y="0"/>
                      <a:ext cx="5490845" cy="3088640"/>
                    </a:xfrm>
                    <a:prstGeom prst="rect">
                      <a:avLst/>
                    </a:prstGeom>
                    <a:noFill/>
                    <a:ln w="9525">
                      <a:noFill/>
                      <a:miter lim="800000"/>
                      <a:headEnd/>
                      <a:tailEnd/>
                    </a:ln>
                  </pic:spPr>
                </pic:pic>
              </a:graphicData>
            </a:graphic>
          </wp:inline>
        </w:drawing>
      </w:r>
    </w:p>
    <w:p w14:paraId="272DF9EE"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29D9F628"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29C51614"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8ECC3E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7E251996"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70537C10"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DCB534B" w14:textId="77777777" w:rsidR="00200A81" w:rsidRDefault="00573AFD">
      <w:pPr>
        <w:spacing w:after="0" w:line="360" w:lineRule="auto"/>
        <w:jc w:val="both"/>
      </w:pPr>
      <w:r>
        <w:rPr>
          <w:noProof/>
          <w:lang w:eastAsia="pt-BR"/>
        </w:rPr>
        <w:lastRenderedPageBreak/>
        <w:drawing>
          <wp:inline distT="0" distB="0" distL="0" distR="0" wp14:anchorId="77123E59" wp14:editId="11EECB4E">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0"/>
                    <a:stretch>
                      <a:fillRect/>
                    </a:stretch>
                  </pic:blipFill>
                  <pic:spPr bwMode="auto">
                    <a:xfrm>
                      <a:off x="0" y="0"/>
                      <a:ext cx="5839460" cy="3157220"/>
                    </a:xfrm>
                    <a:prstGeom prst="rect">
                      <a:avLst/>
                    </a:prstGeom>
                    <a:noFill/>
                    <a:ln w="9525">
                      <a:noFill/>
                      <a:miter lim="800000"/>
                      <a:headEnd/>
                      <a:tailEnd/>
                    </a:ln>
                  </pic:spPr>
                </pic:pic>
              </a:graphicData>
            </a:graphic>
          </wp:inline>
        </w:drawing>
      </w:r>
    </w:p>
    <w:p w14:paraId="0C474A3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25F74EB7"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1B938C70" w14:textId="77777777" w:rsidR="00200A81" w:rsidRDefault="00200A81">
      <w:pPr>
        <w:spacing w:after="0" w:line="360" w:lineRule="auto"/>
        <w:jc w:val="both"/>
        <w:rPr>
          <w:rFonts w:ascii="Times New Roman" w:eastAsia="Times New Roman" w:hAnsi="Times New Roman" w:cs="Times New Roman"/>
          <w:b/>
          <w:bCs/>
          <w:sz w:val="28"/>
          <w:szCs w:val="28"/>
        </w:rPr>
      </w:pPr>
    </w:p>
    <w:p w14:paraId="067F62E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600122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2692EE38" w14:textId="77777777" w:rsidR="00200A81" w:rsidRDefault="00200A81">
      <w:pPr>
        <w:spacing w:after="0" w:line="360" w:lineRule="auto"/>
        <w:jc w:val="both"/>
        <w:rPr>
          <w:rFonts w:ascii="Times New Roman" w:eastAsia="Times New Roman" w:hAnsi="Times New Roman" w:cs="Times New Roman"/>
          <w:b/>
          <w:bCs/>
          <w:sz w:val="28"/>
          <w:szCs w:val="28"/>
        </w:rPr>
      </w:pPr>
    </w:p>
    <w:p w14:paraId="6DC9916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68DC7CC0" w14:textId="77777777" w:rsidR="00200A81" w:rsidRDefault="00200A81">
      <w:pPr>
        <w:spacing w:after="0" w:line="360" w:lineRule="auto"/>
        <w:jc w:val="both"/>
        <w:rPr>
          <w:rFonts w:ascii="Times New Roman" w:eastAsia="Times New Roman" w:hAnsi="Times New Roman" w:cs="Times New Roman"/>
          <w:b/>
          <w:bCs/>
          <w:sz w:val="28"/>
          <w:szCs w:val="28"/>
        </w:rPr>
      </w:pPr>
    </w:p>
    <w:p w14:paraId="6DAACB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lastRenderedPageBreak/>
        <w:t>/var/lib/jenkins/jobs/'Build Mapskills-app'/workspace/target/</w:t>
      </w:r>
      <w:r>
        <w:rPr>
          <w:rFonts w:ascii="Times New Roman" w:eastAsia="Times New Roman" w:hAnsi="Times New Roman" w:cs="Times New Roman"/>
          <w:bCs/>
          <w:sz w:val="28"/>
          <w:szCs w:val="28"/>
        </w:rPr>
        <w:t xml:space="preserve"> o arquivo mapskills.war.</w:t>
      </w:r>
    </w:p>
    <w:p w14:paraId="4C53DA2D" w14:textId="77777777" w:rsidR="00200A81" w:rsidRDefault="00573AFD">
      <w:pPr>
        <w:spacing w:after="0" w:line="360" w:lineRule="auto"/>
        <w:jc w:val="both"/>
      </w:pPr>
      <w:r>
        <w:rPr>
          <w:noProof/>
          <w:lang w:eastAsia="pt-BR"/>
        </w:rPr>
        <w:drawing>
          <wp:inline distT="0" distB="0" distL="0" distR="0" wp14:anchorId="10FA2344" wp14:editId="67279675">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1"/>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14:paraId="47E5CAC9" w14:textId="77777777" w:rsidR="00200A81" w:rsidRDefault="00200A81">
      <w:pPr>
        <w:spacing w:after="0" w:line="360" w:lineRule="auto"/>
        <w:jc w:val="both"/>
        <w:rPr>
          <w:rFonts w:ascii="Times New Roman" w:eastAsia="Times New Roman" w:hAnsi="Times New Roman" w:cs="Times New Roman"/>
          <w:bCs/>
          <w:sz w:val="28"/>
          <w:szCs w:val="28"/>
        </w:rPr>
      </w:pPr>
    </w:p>
    <w:p w14:paraId="55A16413"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2B890BB0" w14:textId="77777777" w:rsidR="00200A81" w:rsidRDefault="00200A81">
      <w:pPr>
        <w:spacing w:after="0" w:line="360" w:lineRule="auto"/>
        <w:jc w:val="both"/>
        <w:rPr>
          <w:rFonts w:ascii="Times New Roman" w:eastAsia="Times New Roman" w:hAnsi="Times New Roman" w:cs="Times New Roman"/>
          <w:b/>
          <w:sz w:val="28"/>
          <w:szCs w:val="28"/>
        </w:rPr>
      </w:pPr>
    </w:p>
    <w:p w14:paraId="4392302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A4E6AD6" w14:textId="77777777" w:rsidR="00200A81" w:rsidRDefault="00200A81">
      <w:pPr>
        <w:spacing w:after="0" w:line="360" w:lineRule="auto"/>
        <w:jc w:val="both"/>
        <w:rPr>
          <w:rFonts w:ascii="Times New Roman" w:eastAsia="Times New Roman" w:hAnsi="Times New Roman" w:cs="Times New Roman"/>
          <w:b/>
          <w:sz w:val="28"/>
          <w:szCs w:val="28"/>
        </w:rPr>
      </w:pPr>
    </w:p>
    <w:p w14:paraId="0D657AB2"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0920C82C" w14:textId="77777777" w:rsidR="00200A81" w:rsidRDefault="00200A81">
      <w:pPr>
        <w:spacing w:after="0" w:line="360" w:lineRule="auto"/>
        <w:jc w:val="both"/>
        <w:rPr>
          <w:rFonts w:ascii="Times New Roman" w:eastAsia="Times New Roman" w:hAnsi="Times New Roman" w:cs="Times New Roman"/>
          <w:b/>
          <w:sz w:val="28"/>
          <w:szCs w:val="28"/>
        </w:rPr>
      </w:pPr>
    </w:p>
    <w:p w14:paraId="49ABFAB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65BE9AF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lang w:eastAsia="pt-BR"/>
        </w:rPr>
        <w:drawing>
          <wp:inline distT="0" distB="0" distL="0" distR="0" wp14:anchorId="74C3ED87" wp14:editId="1B7C4AE2">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2"/>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14:paraId="5C4CF1EA" w14:textId="77777777" w:rsidR="00200A81" w:rsidRDefault="00200A81">
      <w:pPr>
        <w:spacing w:after="0" w:line="360" w:lineRule="auto"/>
        <w:jc w:val="both"/>
        <w:rPr>
          <w:rFonts w:ascii="Times New Roman" w:eastAsia="Times New Roman" w:hAnsi="Times New Roman" w:cs="Times New Roman"/>
          <w:b/>
          <w:bCs/>
          <w:sz w:val="28"/>
          <w:szCs w:val="28"/>
        </w:rPr>
      </w:pPr>
    </w:p>
    <w:p w14:paraId="0EE9909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15C26D4" w14:textId="77777777" w:rsidR="00200A81" w:rsidRDefault="00200A81">
      <w:pPr>
        <w:spacing w:after="0" w:line="360" w:lineRule="auto"/>
        <w:jc w:val="both"/>
        <w:rPr>
          <w:rFonts w:ascii="Times New Roman" w:eastAsia="Times New Roman" w:hAnsi="Times New Roman" w:cs="Times New Roman"/>
          <w:b/>
          <w:bCs/>
          <w:sz w:val="28"/>
          <w:szCs w:val="28"/>
        </w:rPr>
      </w:pPr>
    </w:p>
    <w:p w14:paraId="374A5B2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3A987DC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071D15A1" w14:textId="77777777" w:rsidR="00200A81" w:rsidRDefault="00573AFD">
      <w:pPr>
        <w:spacing w:after="0" w:line="360" w:lineRule="auto"/>
        <w:jc w:val="both"/>
      </w:pPr>
      <w:r>
        <w:rPr>
          <w:noProof/>
          <w:lang w:eastAsia="pt-BR"/>
        </w:rPr>
        <w:drawing>
          <wp:inline distT="0" distB="0" distL="0" distR="0" wp14:anchorId="0A5176E1" wp14:editId="724A40BF">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3"/>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14:paraId="01D38407" w14:textId="77777777" w:rsidR="00200A81" w:rsidRDefault="00200A81">
      <w:pPr>
        <w:spacing w:after="0" w:line="360" w:lineRule="auto"/>
        <w:jc w:val="both"/>
        <w:rPr>
          <w:rFonts w:ascii="Times New Roman" w:eastAsia="Times New Roman" w:hAnsi="Times New Roman" w:cs="Times New Roman"/>
          <w:bCs/>
          <w:sz w:val="28"/>
          <w:szCs w:val="28"/>
        </w:rPr>
      </w:pPr>
    </w:p>
    <w:p w14:paraId="2A7CBF69"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EC7E1D6" w14:textId="77777777" w:rsidR="00200A81" w:rsidRDefault="00200A81">
      <w:pPr>
        <w:spacing w:after="0" w:line="360" w:lineRule="auto"/>
        <w:jc w:val="both"/>
        <w:rPr>
          <w:rFonts w:ascii="Times New Roman" w:eastAsia="Times New Roman" w:hAnsi="Times New Roman" w:cs="Times New Roman"/>
          <w:b/>
          <w:sz w:val="28"/>
          <w:szCs w:val="28"/>
        </w:rPr>
      </w:pPr>
    </w:p>
    <w:p w14:paraId="252F8C2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C21BED1" w14:textId="77777777" w:rsidR="00200A81" w:rsidRDefault="00200A81">
      <w:pPr>
        <w:spacing w:after="0" w:line="360" w:lineRule="auto"/>
        <w:jc w:val="both"/>
        <w:rPr>
          <w:rFonts w:ascii="Times New Roman" w:eastAsia="Times New Roman" w:hAnsi="Times New Roman" w:cs="Times New Roman"/>
          <w:sz w:val="28"/>
          <w:szCs w:val="28"/>
        </w:rPr>
      </w:pPr>
    </w:p>
    <w:p w14:paraId="25A2264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58A431A9" w14:textId="77777777" w:rsidR="00200A81" w:rsidRDefault="00200A81">
      <w:pPr>
        <w:spacing w:after="0" w:line="360" w:lineRule="auto"/>
        <w:jc w:val="both"/>
        <w:rPr>
          <w:rFonts w:ascii="Times New Roman" w:eastAsia="Times New Roman" w:hAnsi="Times New Roman" w:cs="Times New Roman"/>
          <w:b/>
          <w:sz w:val="28"/>
          <w:szCs w:val="28"/>
        </w:rPr>
      </w:pPr>
    </w:p>
    <w:p w14:paraId="2E120A7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05296569"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4">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14:paraId="2024144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2329FAC6" w14:textId="77777777" w:rsidR="00200A81" w:rsidRDefault="00573AFD">
      <w:pPr>
        <w:spacing w:after="0" w:line="360" w:lineRule="auto"/>
        <w:jc w:val="both"/>
      </w:pPr>
      <w:r>
        <w:rPr>
          <w:noProof/>
          <w:lang w:eastAsia="pt-BR"/>
        </w:rPr>
        <w:drawing>
          <wp:inline distT="0" distB="0" distL="0" distR="0" wp14:anchorId="25A2C345" wp14:editId="7029E67C">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5"/>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14:paraId="1C864CC2"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673B653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CA8199F"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7EBCCA5"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7C168E5C" w14:textId="77777777" w:rsidR="00200A81" w:rsidRDefault="00573AFD">
      <w:pPr>
        <w:spacing w:after="0" w:line="360" w:lineRule="auto"/>
        <w:jc w:val="both"/>
      </w:pPr>
      <w:r>
        <w:rPr>
          <w:noProof/>
          <w:lang w:eastAsia="pt-BR"/>
        </w:rPr>
        <w:lastRenderedPageBreak/>
        <w:drawing>
          <wp:inline distT="0" distB="0" distL="0" distR="0" wp14:anchorId="127C1AA3" wp14:editId="3E168ECB">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6"/>
                    <a:stretch>
                      <a:fillRect/>
                    </a:stretch>
                  </pic:blipFill>
                  <pic:spPr bwMode="auto">
                    <a:xfrm>
                      <a:off x="0" y="0"/>
                      <a:ext cx="5489575" cy="2840355"/>
                    </a:xfrm>
                    <a:prstGeom prst="rect">
                      <a:avLst/>
                    </a:prstGeom>
                    <a:noFill/>
                    <a:ln w="9525">
                      <a:noFill/>
                      <a:miter lim="800000"/>
                      <a:headEnd/>
                      <a:tailEnd/>
                    </a:ln>
                  </pic:spPr>
                </pic:pic>
              </a:graphicData>
            </a:graphic>
          </wp:inline>
        </w:drawing>
      </w:r>
    </w:p>
    <w:p w14:paraId="0860570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2F6BDA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7ED73012" w14:textId="77777777" w:rsidR="00200A81" w:rsidRDefault="00200A81">
      <w:pPr>
        <w:spacing w:after="0" w:line="360" w:lineRule="auto"/>
        <w:jc w:val="both"/>
        <w:rPr>
          <w:rFonts w:ascii="Times New Roman" w:eastAsia="Times New Roman" w:hAnsi="Times New Roman" w:cs="Times New Roman"/>
          <w:b/>
          <w:bCs/>
          <w:sz w:val="28"/>
          <w:szCs w:val="28"/>
        </w:rPr>
      </w:pPr>
    </w:p>
    <w:p w14:paraId="205C128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0740C0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e instalar os pacotes nos respectivos repositórios. </w:t>
      </w:r>
    </w:p>
    <w:p w14:paraId="5A2DA18A" w14:textId="77777777" w:rsidR="00200A81" w:rsidRDefault="00573AFD">
      <w:pPr>
        <w:spacing w:after="0" w:line="360" w:lineRule="auto"/>
        <w:jc w:val="both"/>
      </w:pPr>
      <w:r>
        <w:rPr>
          <w:noProof/>
          <w:lang w:eastAsia="pt-BR"/>
        </w:rPr>
        <w:drawing>
          <wp:inline distT="0" distB="0" distL="0" distR="0" wp14:anchorId="0270E8B4" wp14:editId="409BE488">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7"/>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14:paraId="239B1768" w14:textId="77777777" w:rsidR="00200A81" w:rsidRDefault="00200A81">
      <w:pPr>
        <w:spacing w:after="0" w:line="360" w:lineRule="auto"/>
        <w:jc w:val="both"/>
        <w:rPr>
          <w:rFonts w:ascii="Times New Roman" w:eastAsia="Times New Roman" w:hAnsi="Times New Roman" w:cs="Times New Roman"/>
          <w:bCs/>
          <w:sz w:val="28"/>
          <w:szCs w:val="28"/>
        </w:rPr>
      </w:pPr>
    </w:p>
    <w:p w14:paraId="0FDDB651" w14:textId="77777777" w:rsidR="00200A81" w:rsidRDefault="00200A81">
      <w:pPr>
        <w:spacing w:after="0" w:line="360" w:lineRule="auto"/>
        <w:jc w:val="both"/>
        <w:rPr>
          <w:rFonts w:ascii="Times New Roman" w:eastAsia="Times New Roman" w:hAnsi="Times New Roman" w:cs="Times New Roman"/>
          <w:bCs/>
          <w:sz w:val="28"/>
          <w:szCs w:val="28"/>
        </w:rPr>
      </w:pPr>
    </w:p>
    <w:p w14:paraId="47A80A7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Deploy Mapskills-web</w:t>
      </w:r>
    </w:p>
    <w:p w14:paraId="14A6EE59" w14:textId="77777777" w:rsidR="00200A81" w:rsidRDefault="00200A81">
      <w:pPr>
        <w:spacing w:after="0" w:line="360" w:lineRule="auto"/>
        <w:jc w:val="both"/>
        <w:rPr>
          <w:rFonts w:ascii="Times New Roman" w:eastAsia="Times New Roman" w:hAnsi="Times New Roman" w:cs="Times New Roman"/>
          <w:b/>
          <w:sz w:val="28"/>
          <w:szCs w:val="28"/>
        </w:rPr>
      </w:pPr>
    </w:p>
    <w:p w14:paraId="631281C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808B682" w14:textId="77777777" w:rsidR="00200A81" w:rsidRDefault="00200A81">
      <w:pPr>
        <w:spacing w:after="0" w:line="360" w:lineRule="auto"/>
        <w:jc w:val="both"/>
        <w:rPr>
          <w:rFonts w:ascii="Times New Roman" w:eastAsia="Times New Roman" w:hAnsi="Times New Roman" w:cs="Times New Roman"/>
          <w:b/>
          <w:sz w:val="28"/>
          <w:szCs w:val="28"/>
        </w:rPr>
      </w:pPr>
    </w:p>
    <w:p w14:paraId="614E7A8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1AC097EB" w14:textId="77777777" w:rsidR="00200A81" w:rsidRDefault="00200A81">
      <w:pPr>
        <w:spacing w:after="0" w:line="360" w:lineRule="auto"/>
        <w:jc w:val="both"/>
        <w:rPr>
          <w:rFonts w:ascii="Times New Roman" w:eastAsia="Times New Roman" w:hAnsi="Times New Roman" w:cs="Times New Roman"/>
          <w:b/>
          <w:sz w:val="28"/>
          <w:szCs w:val="28"/>
        </w:rPr>
      </w:pPr>
    </w:p>
    <w:p w14:paraId="6990CF4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Mapskills-web, conforme imagem abaixo.</w:t>
      </w:r>
    </w:p>
    <w:p w14:paraId="736D1735"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379B1684" wp14:editId="53BBA004">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28"/>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14:paraId="3B20377A" w14:textId="77777777" w:rsidR="00200A81" w:rsidRDefault="00200A81">
      <w:pPr>
        <w:spacing w:after="0" w:line="360" w:lineRule="auto"/>
        <w:jc w:val="both"/>
        <w:rPr>
          <w:rFonts w:ascii="Times New Roman" w:eastAsia="Times New Roman" w:hAnsi="Times New Roman" w:cs="Times New Roman"/>
          <w:b/>
          <w:bCs/>
          <w:sz w:val="28"/>
          <w:szCs w:val="28"/>
        </w:rPr>
      </w:pPr>
    </w:p>
    <w:p w14:paraId="5DFD1A76"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1ED0439" w14:textId="77777777" w:rsidR="00200A81" w:rsidRDefault="00200A81">
      <w:pPr>
        <w:spacing w:after="0" w:line="360" w:lineRule="auto"/>
        <w:jc w:val="both"/>
        <w:rPr>
          <w:rFonts w:ascii="Times New Roman" w:eastAsia="Times New Roman" w:hAnsi="Times New Roman" w:cs="Times New Roman"/>
          <w:b/>
          <w:bCs/>
          <w:sz w:val="28"/>
          <w:szCs w:val="28"/>
        </w:rPr>
      </w:pPr>
    </w:p>
    <w:p w14:paraId="0CC7D3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14:paraId="68F68E1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55B652E3" w14:textId="77777777" w:rsidR="00200A81" w:rsidRDefault="00573AFD">
      <w:pPr>
        <w:spacing w:after="0" w:line="360" w:lineRule="auto"/>
        <w:jc w:val="both"/>
      </w:pPr>
      <w:r>
        <w:rPr>
          <w:noProof/>
          <w:lang w:eastAsia="pt-BR"/>
        </w:rPr>
        <w:lastRenderedPageBreak/>
        <w:drawing>
          <wp:inline distT="0" distB="0" distL="0" distR="0" wp14:anchorId="5FF6A007" wp14:editId="13661FF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29"/>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14:paraId="4E96A754" w14:textId="77777777" w:rsidR="00200A81" w:rsidRDefault="00200A81">
      <w:pPr>
        <w:spacing w:after="0" w:line="360" w:lineRule="auto"/>
        <w:jc w:val="both"/>
        <w:rPr>
          <w:rFonts w:ascii="Times New Roman" w:eastAsia="Times New Roman" w:hAnsi="Times New Roman" w:cs="Times New Roman"/>
          <w:bCs/>
          <w:sz w:val="28"/>
          <w:szCs w:val="28"/>
        </w:rPr>
      </w:pPr>
    </w:p>
    <w:p w14:paraId="049E2BB1" w14:textId="77777777" w:rsidR="00200A81" w:rsidRDefault="00200A81">
      <w:pPr>
        <w:spacing w:after="0" w:line="360" w:lineRule="auto"/>
        <w:jc w:val="both"/>
        <w:rPr>
          <w:rFonts w:ascii="Times New Roman" w:eastAsia="Times New Roman" w:hAnsi="Times New Roman" w:cs="Times New Roman"/>
          <w:bCs/>
          <w:sz w:val="28"/>
          <w:szCs w:val="28"/>
        </w:rPr>
      </w:pPr>
    </w:p>
    <w:p w14:paraId="42FEE78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4805627D" w14:textId="77777777" w:rsidR="00200A81" w:rsidRDefault="00200A81">
      <w:pPr>
        <w:spacing w:after="0" w:line="360" w:lineRule="auto"/>
        <w:jc w:val="both"/>
        <w:rPr>
          <w:rFonts w:ascii="Times New Roman" w:eastAsia="Times New Roman" w:hAnsi="Times New Roman" w:cs="Times New Roman"/>
          <w:b/>
          <w:bCs/>
          <w:sz w:val="28"/>
          <w:szCs w:val="28"/>
        </w:rPr>
      </w:pPr>
    </w:p>
    <w:p w14:paraId="11A028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14:paraId="4841A7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 abaixo</w:t>
      </w:r>
    </w:p>
    <w:p w14:paraId="19C115D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14:anchorId="4FE3E32C" wp14:editId="748EF688">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a:stretch>
                      <a:fillRect/>
                    </a:stretch>
                  </pic:blipFill>
                  <pic:spPr bwMode="auto">
                    <a:xfrm>
                      <a:off x="0" y="0"/>
                      <a:ext cx="4486275" cy="466725"/>
                    </a:xfrm>
                    <a:prstGeom prst="rect">
                      <a:avLst/>
                    </a:prstGeom>
                    <a:noFill/>
                    <a:ln w="9525">
                      <a:noFill/>
                      <a:miter lim="800000"/>
                      <a:headEnd/>
                      <a:tailEnd/>
                    </a:ln>
                  </pic:spPr>
                </pic:pic>
              </a:graphicData>
            </a:graphic>
          </wp:inline>
        </w:drawing>
      </w:r>
    </w:p>
    <w:p w14:paraId="1F7045C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132C21C" w14:textId="77777777"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034D7096" w14:textId="77777777" w:rsidR="00200A81" w:rsidRDefault="00573AFD">
      <w:pPr>
        <w:jc w:val="center"/>
      </w:pPr>
      <w:r>
        <w:rPr>
          <w:noProof/>
          <w:lang w:eastAsia="pt-BR"/>
        </w:rPr>
        <w:drawing>
          <wp:inline distT="0" distB="0" distL="0" distR="0" wp14:anchorId="2B94C0A9" wp14:editId="04AFD39D">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a:stretch>
                      <a:fillRect/>
                    </a:stretch>
                  </pic:blipFill>
                  <pic:spPr bwMode="auto">
                    <a:xfrm>
                      <a:off x="0" y="0"/>
                      <a:ext cx="5490845" cy="963295"/>
                    </a:xfrm>
                    <a:prstGeom prst="rect">
                      <a:avLst/>
                    </a:prstGeom>
                    <a:noFill/>
                    <a:ln w="9525">
                      <a:noFill/>
                      <a:miter lim="800000"/>
                      <a:headEnd/>
                      <a:tailEnd/>
                    </a:ln>
                  </pic:spPr>
                </pic:pic>
              </a:graphicData>
            </a:graphic>
          </wp:inline>
        </w:drawing>
      </w:r>
    </w:p>
    <w:p w14:paraId="4CE4D7C0" w14:textId="77777777" w:rsidR="00200A81" w:rsidRDefault="00200A81">
      <w:pPr>
        <w:spacing w:after="0" w:line="360" w:lineRule="auto"/>
        <w:jc w:val="both"/>
        <w:rPr>
          <w:rFonts w:ascii="Times New Roman" w:eastAsia="Times New Roman" w:hAnsi="Times New Roman" w:cs="Times New Roman"/>
          <w:bCs/>
          <w:sz w:val="32"/>
          <w:szCs w:val="32"/>
        </w:rPr>
      </w:pPr>
    </w:p>
    <w:p w14:paraId="0235AF82" w14:textId="77777777" w:rsidR="00200A81" w:rsidRDefault="00200A81">
      <w:pPr>
        <w:spacing w:after="0" w:line="360" w:lineRule="auto"/>
        <w:jc w:val="both"/>
        <w:rPr>
          <w:rFonts w:ascii="Times New Roman" w:eastAsia="Times New Roman" w:hAnsi="Times New Roman" w:cs="Times New Roman"/>
          <w:bCs/>
          <w:sz w:val="32"/>
          <w:szCs w:val="32"/>
        </w:rPr>
      </w:pPr>
    </w:p>
    <w:p w14:paraId="609AAEAB" w14:textId="77777777" w:rsidR="00200A81" w:rsidRDefault="00200A81">
      <w:pPr>
        <w:spacing w:after="0" w:line="360" w:lineRule="auto"/>
        <w:jc w:val="both"/>
        <w:rPr>
          <w:rFonts w:ascii="Times New Roman" w:eastAsia="Times New Roman" w:hAnsi="Times New Roman" w:cs="Times New Roman"/>
          <w:bCs/>
          <w:sz w:val="32"/>
          <w:szCs w:val="32"/>
        </w:rPr>
      </w:pPr>
    </w:p>
    <w:p w14:paraId="292BC8EA"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Imagem Mapskills-mysql</w:t>
      </w:r>
    </w:p>
    <w:p w14:paraId="0FC78DF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759E88E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base para o container que está contigo o Banco de Dados Relacional Mysql 5.6, para configura-lo primeiramente foi baixado a versão da Imagem Oficial do Mysql e realizado todas configurações como:</w:t>
      </w:r>
    </w:p>
    <w:p w14:paraId="5DF72B5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Configuração de Senha para acesso ROOT;</w:t>
      </w:r>
    </w:p>
    <w:p w14:paraId="6E4744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Definição do nome do container;</w:t>
      </w:r>
    </w:p>
    <w:p w14:paraId="3F21D1E0"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Definir porta para acesso remoto da Base de Dados;</w:t>
      </w:r>
    </w:p>
    <w:p w14:paraId="0F7D472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configurou e inicializou o container.</w:t>
      </w:r>
    </w:p>
    <w:p w14:paraId="541EA523" w14:textId="77777777" w:rsidR="00200A81" w:rsidRDefault="00573AFD">
      <w:pPr>
        <w:spacing w:after="0" w:line="360" w:lineRule="auto"/>
        <w:jc w:val="both"/>
      </w:pPr>
      <w:r>
        <w:rPr>
          <w:noProof/>
          <w:lang w:eastAsia="pt-BR"/>
        </w:rPr>
        <w:drawing>
          <wp:inline distT="0" distB="0" distL="0" distR="0" wp14:anchorId="6855D4B2" wp14:editId="3FCDA66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2"/>
                    <a:stretch>
                      <a:fillRect/>
                    </a:stretch>
                  </pic:blipFill>
                  <pic:spPr bwMode="auto">
                    <a:xfrm>
                      <a:off x="0" y="0"/>
                      <a:ext cx="5490845" cy="390525"/>
                    </a:xfrm>
                    <a:prstGeom prst="rect">
                      <a:avLst/>
                    </a:prstGeom>
                    <a:noFill/>
                    <a:ln w="9525">
                      <a:noFill/>
                      <a:miter lim="800000"/>
                      <a:headEnd/>
                      <a:tailEnd/>
                    </a:ln>
                  </pic:spPr>
                </pic:pic>
              </a:graphicData>
            </a:graphic>
          </wp:inline>
        </w:drawing>
      </w:r>
    </w:p>
    <w:p w14:paraId="36B21BFD" w14:textId="77777777" w:rsidR="00200A81" w:rsidRDefault="00200A81">
      <w:pPr>
        <w:spacing w:after="0" w:line="360" w:lineRule="auto"/>
        <w:jc w:val="both"/>
        <w:rPr>
          <w:rFonts w:ascii="Times New Roman" w:eastAsia="Times New Roman" w:hAnsi="Times New Roman" w:cs="Times New Roman"/>
          <w:bCs/>
          <w:sz w:val="28"/>
          <w:szCs w:val="28"/>
        </w:rPr>
      </w:pPr>
    </w:p>
    <w:p w14:paraId="69E87E7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14:paraId="1747A479" w14:textId="77777777" w:rsidR="00200A81" w:rsidRDefault="00573AFD">
      <w:pPr>
        <w:spacing w:after="0" w:line="360" w:lineRule="auto"/>
        <w:jc w:val="center"/>
      </w:pPr>
      <w:r>
        <w:rPr>
          <w:noProof/>
          <w:lang w:eastAsia="pt-BR"/>
        </w:rPr>
        <w:drawing>
          <wp:inline distT="0" distB="0" distL="0" distR="0" wp14:anchorId="4F74986D" wp14:editId="4708687C">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3"/>
                    <a:stretch>
                      <a:fillRect/>
                    </a:stretch>
                  </pic:blipFill>
                  <pic:spPr bwMode="auto">
                    <a:xfrm>
                      <a:off x="0" y="0"/>
                      <a:ext cx="5490845" cy="1741805"/>
                    </a:xfrm>
                    <a:prstGeom prst="rect">
                      <a:avLst/>
                    </a:prstGeom>
                    <a:noFill/>
                    <a:ln w="9525">
                      <a:noFill/>
                      <a:miter lim="800000"/>
                      <a:headEnd/>
                      <a:tailEnd/>
                    </a:ln>
                  </pic:spPr>
                </pic:pic>
              </a:graphicData>
            </a:graphic>
          </wp:inline>
        </w:drawing>
      </w:r>
    </w:p>
    <w:p w14:paraId="327D6D4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0D53267"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Nele, foi criado o usuário Mapskills, dado permissões de acesso remoto e criado a Base de Dados para que a Aplicação Mapskills.war persista todos dados.</w:t>
      </w:r>
    </w:p>
    <w:p w14:paraId="5DFB607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14:paraId="0FAFFD1D" w14:textId="77777777" w:rsidR="00200A81" w:rsidRDefault="00573AFD">
      <w:pPr>
        <w:spacing w:after="0" w:line="360" w:lineRule="auto"/>
        <w:jc w:val="center"/>
      </w:pPr>
      <w:r>
        <w:rPr>
          <w:noProof/>
          <w:lang w:eastAsia="pt-BR"/>
        </w:rPr>
        <w:drawing>
          <wp:inline distT="0" distB="0" distL="0" distR="0" wp14:anchorId="289D438D" wp14:editId="34353E48">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4"/>
                    <a:stretch>
                      <a:fillRect/>
                    </a:stretch>
                  </pic:blipFill>
                  <pic:spPr bwMode="auto">
                    <a:xfrm>
                      <a:off x="0" y="0"/>
                      <a:ext cx="5372100" cy="504825"/>
                    </a:xfrm>
                    <a:prstGeom prst="rect">
                      <a:avLst/>
                    </a:prstGeom>
                    <a:noFill/>
                    <a:ln w="9525">
                      <a:noFill/>
                      <a:miter lim="800000"/>
                      <a:headEnd/>
                      <a:tailEnd/>
                    </a:ln>
                  </pic:spPr>
                </pic:pic>
              </a:graphicData>
            </a:graphic>
          </wp:inline>
        </w:drawing>
      </w:r>
    </w:p>
    <w:p w14:paraId="6D8DF32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E por último, realizado o deploy desta imagem no Docker Hub.</w:t>
      </w:r>
    </w:p>
    <w:p w14:paraId="79B568FE" w14:textId="77777777" w:rsidR="00200A81" w:rsidRDefault="00573AFD">
      <w:pPr>
        <w:spacing w:after="0" w:line="360" w:lineRule="auto"/>
        <w:jc w:val="center"/>
      </w:pPr>
      <w:r>
        <w:rPr>
          <w:noProof/>
          <w:lang w:eastAsia="pt-BR"/>
        </w:rPr>
        <w:drawing>
          <wp:inline distT="0" distB="0" distL="0" distR="0" wp14:anchorId="79A323A0" wp14:editId="029A984E">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5"/>
                    <a:stretch>
                      <a:fillRect/>
                    </a:stretch>
                  </pic:blipFill>
                  <pic:spPr bwMode="auto">
                    <a:xfrm>
                      <a:off x="0" y="0"/>
                      <a:ext cx="5490845" cy="1706880"/>
                    </a:xfrm>
                    <a:prstGeom prst="rect">
                      <a:avLst/>
                    </a:prstGeom>
                    <a:noFill/>
                    <a:ln w="9525">
                      <a:noFill/>
                      <a:miter lim="800000"/>
                      <a:headEnd/>
                      <a:tailEnd/>
                    </a:ln>
                  </pic:spPr>
                </pic:pic>
              </a:graphicData>
            </a:graphic>
          </wp:inline>
        </w:drawing>
      </w:r>
    </w:p>
    <w:p w14:paraId="3F89CC0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14:paraId="2465678A" w14:textId="77777777" w:rsidR="00200A81" w:rsidRDefault="00573AFD">
      <w:pPr>
        <w:spacing w:after="0" w:line="360" w:lineRule="auto"/>
        <w:jc w:val="center"/>
      </w:pPr>
      <w:r>
        <w:rPr>
          <w:noProof/>
          <w:lang w:eastAsia="pt-BR"/>
        </w:rPr>
        <w:drawing>
          <wp:inline distT="0" distB="0" distL="0" distR="0" wp14:anchorId="7FD1A074" wp14:editId="28058438">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6"/>
                    <a:stretch>
                      <a:fillRect/>
                    </a:stretch>
                  </pic:blipFill>
                  <pic:spPr bwMode="auto">
                    <a:xfrm>
                      <a:off x="0" y="0"/>
                      <a:ext cx="3933825" cy="466725"/>
                    </a:xfrm>
                    <a:prstGeom prst="rect">
                      <a:avLst/>
                    </a:prstGeom>
                    <a:noFill/>
                    <a:ln w="9525">
                      <a:noFill/>
                      <a:miter lim="800000"/>
                      <a:headEnd/>
                      <a:tailEnd/>
                    </a:ln>
                  </pic:spPr>
                </pic:pic>
              </a:graphicData>
            </a:graphic>
          </wp:inline>
        </w:drawing>
      </w:r>
    </w:p>
    <w:p w14:paraId="6141CCAF" w14:textId="77777777" w:rsidR="00200A81" w:rsidRDefault="00200A81">
      <w:pPr>
        <w:spacing w:after="0" w:line="360" w:lineRule="auto"/>
        <w:jc w:val="both"/>
        <w:rPr>
          <w:rFonts w:ascii="Times New Roman" w:eastAsia="Times New Roman" w:hAnsi="Times New Roman" w:cs="Times New Roman"/>
          <w:bCs/>
          <w:sz w:val="32"/>
          <w:szCs w:val="32"/>
        </w:rPr>
      </w:pPr>
    </w:p>
    <w:p w14:paraId="34562E37"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14:paraId="6937C9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Imagem responsável por armazenar todos artefatos que foram gerados após o build finalizado com sucesso feito pelo Jenkins. Para acesso a esta imagem é necessário liberar a porta 8081. </w:t>
      </w:r>
    </w:p>
    <w:p w14:paraId="1C306AD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087FF56E" w14:textId="77777777" w:rsidR="00200A81" w:rsidRDefault="00573AFD">
      <w:pPr>
        <w:spacing w:after="0" w:line="360" w:lineRule="auto"/>
        <w:ind w:firstLine="708"/>
        <w:jc w:val="center"/>
      </w:pPr>
      <w:r>
        <w:rPr>
          <w:noProof/>
          <w:lang w:eastAsia="pt-BR"/>
        </w:rPr>
        <w:drawing>
          <wp:inline distT="0" distB="0" distL="0" distR="0" wp14:anchorId="76AE2F7B" wp14:editId="13608B68">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7"/>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14:paraId="2FF73456"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99F83A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789C720"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BA8F855"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5C4BA952"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5DABA3D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1CB8CB38" w14:textId="77777777" w:rsidR="00200A81" w:rsidRDefault="00573AFD">
      <w:pPr>
        <w:spacing w:after="0" w:line="360" w:lineRule="auto"/>
        <w:ind w:firstLine="708"/>
        <w:jc w:val="center"/>
      </w:pPr>
      <w:r>
        <w:rPr>
          <w:noProof/>
          <w:lang w:eastAsia="pt-BR"/>
        </w:rPr>
        <w:drawing>
          <wp:inline distT="0" distB="0" distL="0" distR="0" wp14:anchorId="79D0C2DC" wp14:editId="58D066F5">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38"/>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14:paraId="7858D697"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032D685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0009042A" w14:textId="77777777" w:rsidR="00200A81" w:rsidRDefault="00573AFD">
      <w:pPr>
        <w:spacing w:after="0" w:line="360" w:lineRule="auto"/>
        <w:ind w:firstLine="708"/>
        <w:jc w:val="center"/>
      </w:pPr>
      <w:r>
        <w:rPr>
          <w:noProof/>
          <w:lang w:eastAsia="pt-BR"/>
        </w:rPr>
        <w:drawing>
          <wp:inline distT="0" distB="0" distL="0" distR="0" wp14:anchorId="4E0ABAB7" wp14:editId="0CA9E609">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39"/>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14:paraId="74F16CF7" w14:textId="77777777" w:rsidR="00200A81" w:rsidRDefault="00200A81">
      <w:pPr>
        <w:spacing w:after="0" w:line="360" w:lineRule="auto"/>
        <w:jc w:val="both"/>
        <w:rPr>
          <w:rFonts w:ascii="Times New Roman" w:eastAsia="Times New Roman" w:hAnsi="Times New Roman" w:cs="Times New Roman"/>
          <w:bCs/>
          <w:sz w:val="32"/>
          <w:szCs w:val="32"/>
        </w:rPr>
      </w:pPr>
    </w:p>
    <w:p w14:paraId="6CEE28EC"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14:paraId="07A4D5E8" w14:textId="77777777" w:rsidR="00200A81" w:rsidRDefault="00200A81">
      <w:pPr>
        <w:spacing w:after="0" w:line="360" w:lineRule="auto"/>
        <w:jc w:val="both"/>
        <w:rPr>
          <w:rFonts w:ascii="Times New Roman" w:eastAsia="Times New Roman" w:hAnsi="Times New Roman" w:cs="Times New Roman"/>
          <w:bCs/>
          <w:sz w:val="32"/>
          <w:szCs w:val="32"/>
        </w:rPr>
      </w:pPr>
    </w:p>
    <w:p w14:paraId="59AED59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2345A1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415497C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654FDED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4425FD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07E1E8A" w14:textId="77777777" w:rsidR="00200A81" w:rsidRDefault="00573AFD">
      <w:pPr>
        <w:spacing w:after="0" w:line="360" w:lineRule="auto"/>
        <w:jc w:val="center"/>
      </w:pPr>
      <w:r>
        <w:rPr>
          <w:noProof/>
          <w:lang w:eastAsia="pt-BR"/>
        </w:rPr>
        <w:lastRenderedPageBreak/>
        <w:drawing>
          <wp:inline distT="0" distB="0" distL="0" distR="0" wp14:anchorId="6CEA9BCB" wp14:editId="7F67A13F">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0"/>
                    <a:stretch>
                      <a:fillRect/>
                    </a:stretch>
                  </pic:blipFill>
                  <pic:spPr bwMode="auto">
                    <a:xfrm>
                      <a:off x="0" y="0"/>
                      <a:ext cx="5244465" cy="2787650"/>
                    </a:xfrm>
                    <a:prstGeom prst="rect">
                      <a:avLst/>
                    </a:prstGeom>
                    <a:noFill/>
                    <a:ln w="9525">
                      <a:noFill/>
                      <a:miter lim="800000"/>
                      <a:headEnd/>
                      <a:tailEnd/>
                    </a:ln>
                  </pic:spPr>
                </pic:pic>
              </a:graphicData>
            </a:graphic>
          </wp:inline>
        </w:drawing>
      </w:r>
    </w:p>
    <w:p w14:paraId="01664C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C9974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14:paraId="36191E6C" w14:textId="77777777" w:rsidR="00200A81" w:rsidRDefault="00200A81">
      <w:pPr>
        <w:spacing w:after="0" w:line="360" w:lineRule="auto"/>
        <w:jc w:val="both"/>
        <w:rPr>
          <w:rFonts w:ascii="Times New Roman" w:eastAsia="Times New Roman" w:hAnsi="Times New Roman" w:cs="Times New Roman"/>
          <w:b/>
          <w:bCs/>
          <w:sz w:val="32"/>
          <w:szCs w:val="32"/>
        </w:rPr>
      </w:pPr>
    </w:p>
    <w:p w14:paraId="7CB0F49D"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14:paraId="2BA534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14:paraId="7BC8E5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520EDF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14:paraId="3B5663A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14:paraId="7C3A5469" w14:textId="77777777"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45A1DA4F" wp14:editId="6D40DC3E">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1"/>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14:paraId="64C5304F" w14:textId="77777777" w:rsidR="00200A81" w:rsidRDefault="00200A81">
      <w:pPr>
        <w:spacing w:after="0" w:line="360" w:lineRule="auto"/>
        <w:jc w:val="both"/>
        <w:rPr>
          <w:rFonts w:ascii="Times New Roman" w:eastAsia="Times New Roman" w:hAnsi="Times New Roman" w:cs="Times New Roman"/>
          <w:b/>
          <w:bCs/>
          <w:sz w:val="32"/>
          <w:szCs w:val="32"/>
        </w:rPr>
      </w:pPr>
    </w:p>
    <w:p w14:paraId="7BDB43C0"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14:paraId="25C32306"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14:paraId="4A2363D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4AB9ED98"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59DCCCC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Este arquivo de configuraçao tem a finalidade de automatizar o deploy de todo ambiente de produçao necessario para que o Mapskills funcione. O arquivo docker-compose.yml criara e iniciara todos serviços definidos.</w:t>
      </w:r>
    </w:p>
    <w:p w14:paraId="06A942C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14:paraId="26741E52" w14:textId="77777777" w:rsidR="00200A81" w:rsidRDefault="00200A81">
      <w:pPr>
        <w:spacing w:after="0" w:line="360" w:lineRule="auto"/>
        <w:jc w:val="both"/>
        <w:rPr>
          <w:rFonts w:ascii="Times New Roman" w:eastAsia="Times New Roman" w:hAnsi="Times New Roman" w:cs="Times New Roman"/>
          <w:bCs/>
          <w:sz w:val="28"/>
          <w:szCs w:val="28"/>
        </w:rPr>
      </w:pPr>
    </w:p>
    <w:p w14:paraId="4FBBE896" w14:textId="77777777" w:rsidR="00200A81" w:rsidRDefault="00200A81">
      <w:pPr>
        <w:spacing w:after="0" w:line="360" w:lineRule="auto"/>
        <w:jc w:val="both"/>
        <w:rPr>
          <w:rFonts w:ascii="Times New Roman" w:eastAsia="Times New Roman" w:hAnsi="Times New Roman" w:cs="Times New Roman"/>
          <w:bCs/>
          <w:sz w:val="28"/>
          <w:szCs w:val="28"/>
        </w:rPr>
      </w:pPr>
    </w:p>
    <w:p w14:paraId="76D690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14:paraId="20668F81" w14:textId="77777777" w:rsidR="00200A81" w:rsidRDefault="00573AFD">
      <w:pPr>
        <w:spacing w:after="0" w:line="360" w:lineRule="auto"/>
        <w:jc w:val="center"/>
      </w:pPr>
      <w:r>
        <w:rPr>
          <w:noProof/>
          <w:lang w:eastAsia="pt-BR"/>
        </w:rPr>
        <w:drawing>
          <wp:inline distT="0" distB="0" distL="0" distR="0" wp14:anchorId="6C4E24AA" wp14:editId="0CE18E9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2"/>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14:paraId="199C0A54" w14:textId="77777777" w:rsidR="001633EF" w:rsidRPr="008D02EE" w:rsidRDefault="001633EF" w:rsidP="001633EF">
      <w:pPr>
        <w:spacing w:after="0" w:line="360" w:lineRule="auto"/>
        <w:jc w:val="both"/>
        <w:rPr>
          <w:rFonts w:ascii="Times New Roman" w:eastAsia="Times New Roman" w:hAnsi="Times New Roman" w:cs="Times New Roman"/>
          <w:b/>
          <w:bCs/>
          <w:sz w:val="28"/>
          <w:szCs w:val="28"/>
          <w:rPrChange w:id="44"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45" w:author="Eduardo Sakaue" w:date="2017-07-13T18:28:00Z">
            <w:rPr>
              <w:rFonts w:ascii="Times New Roman" w:eastAsia="Times New Roman" w:hAnsi="Times New Roman" w:cs="Times New Roman"/>
              <w:b/>
              <w:bCs/>
              <w:sz w:val="28"/>
              <w:szCs w:val="28"/>
              <w:lang w:val="en-US"/>
            </w:rPr>
          </w:rPrChange>
        </w:rPr>
        <w:t>Volume</w:t>
      </w:r>
    </w:p>
    <w:p w14:paraId="1244F06A" w14:textId="77777777" w:rsidR="001633EF" w:rsidRDefault="001633EF" w:rsidP="001633EF">
      <w:pPr>
        <w:spacing w:after="0" w:line="360" w:lineRule="auto"/>
        <w:jc w:val="both"/>
        <w:rPr>
          <w:rFonts w:ascii="Times New Roman" w:eastAsia="Times New Roman" w:hAnsi="Times New Roman" w:cs="Times New Roman"/>
          <w:bCs/>
          <w:sz w:val="28"/>
          <w:szCs w:val="28"/>
        </w:rPr>
      </w:pPr>
      <w:r w:rsidRPr="008D02EE">
        <w:rPr>
          <w:rFonts w:ascii="Times New Roman" w:eastAsia="Times New Roman" w:hAnsi="Times New Roman" w:cs="Times New Roman"/>
          <w:b/>
          <w:bCs/>
          <w:sz w:val="28"/>
          <w:szCs w:val="28"/>
          <w:rPrChange w:id="46" w:author="Eduardo Sakaue" w:date="2017-07-13T18:28:00Z">
            <w:rPr>
              <w:rFonts w:ascii="Times New Roman" w:eastAsia="Times New Roman" w:hAnsi="Times New Roman" w:cs="Times New Roman"/>
              <w:b/>
              <w:bCs/>
              <w:sz w:val="28"/>
              <w:szCs w:val="28"/>
              <w:lang w:val="en-US"/>
            </w:rPr>
          </w:rPrChange>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14:paraId="79C7D950" w14:textId="77777777"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4426E714" wp14:editId="237BD005">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14:paraId="02E8C4DB" w14:textId="77777777"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14:paraId="36D4C386" w14:textId="77777777" w:rsidR="00D10FB0" w:rsidRDefault="00D10FB0" w:rsidP="00D10FB0">
      <w:pPr>
        <w:spacing w:after="0" w:line="360" w:lineRule="auto"/>
        <w:rPr>
          <w:rFonts w:ascii="Times New Roman" w:eastAsia="Times New Roman" w:hAnsi="Times New Roman" w:cs="Times New Roman"/>
          <w:bCs/>
          <w:sz w:val="28"/>
          <w:szCs w:val="28"/>
        </w:rPr>
      </w:pPr>
    </w:p>
    <w:p w14:paraId="1B5DCDD7" w14:textId="77777777"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FE81CEA" wp14:editId="66AA39B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14:paraId="78AE79A2" w14:textId="77777777" w:rsidR="001633EF" w:rsidRDefault="001633EF" w:rsidP="001633EF">
      <w:pPr>
        <w:spacing w:after="0" w:line="360" w:lineRule="auto"/>
      </w:pPr>
    </w:p>
    <w:p w14:paraId="587D3576" w14:textId="77777777" w:rsidR="001633EF" w:rsidRDefault="001633EF" w:rsidP="001633EF">
      <w:pPr>
        <w:spacing w:after="0" w:line="360" w:lineRule="auto"/>
      </w:pPr>
    </w:p>
    <w:p w14:paraId="5678C236" w14:textId="77777777" w:rsidR="00D10FB0" w:rsidRDefault="00D10FB0" w:rsidP="001633EF">
      <w:pPr>
        <w:spacing w:after="0" w:line="360" w:lineRule="auto"/>
      </w:pPr>
    </w:p>
    <w:p w14:paraId="71BF835B" w14:textId="77777777" w:rsidR="00D10FB0" w:rsidRDefault="00D10FB0" w:rsidP="001633EF">
      <w:pPr>
        <w:spacing w:after="0" w:line="360" w:lineRule="auto"/>
      </w:pPr>
    </w:p>
    <w:p w14:paraId="5B1F2FEB" w14:textId="77777777" w:rsidR="00D10FB0" w:rsidRDefault="00D10FB0" w:rsidP="001633EF">
      <w:pPr>
        <w:spacing w:after="0" w:line="360" w:lineRule="auto"/>
      </w:pPr>
    </w:p>
    <w:p w14:paraId="567E3FEF" w14:textId="77777777" w:rsidR="00D10FB0" w:rsidRDefault="00D10FB0" w:rsidP="001633EF">
      <w:pPr>
        <w:spacing w:after="0" w:line="360" w:lineRule="auto"/>
      </w:pPr>
    </w:p>
    <w:p w14:paraId="44678D70" w14:textId="77777777" w:rsidR="00200A81" w:rsidRPr="008D02EE" w:rsidRDefault="00573AFD">
      <w:pPr>
        <w:spacing w:after="0" w:line="360" w:lineRule="auto"/>
        <w:jc w:val="both"/>
        <w:rPr>
          <w:rFonts w:ascii="Times New Roman" w:eastAsia="Times New Roman" w:hAnsi="Times New Roman" w:cs="Times New Roman"/>
          <w:b/>
          <w:bCs/>
          <w:sz w:val="28"/>
          <w:szCs w:val="28"/>
          <w:rPrChange w:id="47"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48" w:author="Eduardo Sakaue" w:date="2017-07-13T18:28:00Z">
            <w:rPr>
              <w:rFonts w:ascii="Times New Roman" w:eastAsia="Times New Roman" w:hAnsi="Times New Roman" w:cs="Times New Roman"/>
              <w:b/>
              <w:bCs/>
              <w:sz w:val="28"/>
              <w:szCs w:val="28"/>
              <w:lang w:val="en-US"/>
            </w:rPr>
          </w:rPrChange>
        </w:rPr>
        <w:lastRenderedPageBreak/>
        <w:t>Serviços</w:t>
      </w:r>
    </w:p>
    <w:p w14:paraId="53A9E4D1"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14:paraId="37BC0BAE"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14:paraId="4418DF50"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14:anchorId="2B73F85E" wp14:editId="1B0C096A">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2"/>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14:paraId="093BD6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579C2AAB" w14:textId="77777777" w:rsidR="000C6663" w:rsidRDefault="000C6663">
      <w:pPr>
        <w:spacing w:after="0" w:line="360" w:lineRule="auto"/>
        <w:jc w:val="both"/>
        <w:rPr>
          <w:rFonts w:ascii="Times New Roman" w:eastAsia="Times New Roman" w:hAnsi="Times New Roman" w:cs="Times New Roman"/>
          <w:bCs/>
          <w:sz w:val="28"/>
          <w:szCs w:val="28"/>
        </w:rPr>
      </w:pPr>
    </w:p>
    <w:p w14:paraId="1D1DBD63"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14:paraId="18F73B9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5FB59AF1" w14:textId="77777777" w:rsidR="00200A81" w:rsidRDefault="00200A81">
      <w:pPr>
        <w:spacing w:after="0" w:line="360" w:lineRule="auto"/>
        <w:jc w:val="both"/>
        <w:rPr>
          <w:rFonts w:ascii="Times New Roman" w:eastAsia="Times New Roman" w:hAnsi="Times New Roman" w:cs="Times New Roman"/>
          <w:bCs/>
          <w:sz w:val="28"/>
          <w:szCs w:val="28"/>
        </w:rPr>
      </w:pPr>
    </w:p>
    <w:p w14:paraId="55060B42" w14:textId="77777777" w:rsidR="00200A81" w:rsidRDefault="00573AFD">
      <w:pPr>
        <w:spacing w:after="0" w:line="360" w:lineRule="auto"/>
        <w:jc w:val="both"/>
      </w:pPr>
      <w:r>
        <w:rPr>
          <w:noProof/>
          <w:lang w:eastAsia="pt-BR"/>
        </w:rPr>
        <w:drawing>
          <wp:inline distT="0" distB="0" distL="0" distR="0" wp14:anchorId="37D1E420" wp14:editId="0A297772">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2"/>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14:paraId="63EAB88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3EB696F8" w14:textId="77777777"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14:paraId="7DCA8633" w14:textId="77777777" w:rsidR="000C6663" w:rsidRDefault="000C6663">
      <w:pPr>
        <w:spacing w:after="0" w:line="360" w:lineRule="auto"/>
        <w:jc w:val="both"/>
        <w:rPr>
          <w:rFonts w:ascii="Times New Roman" w:eastAsia="Times New Roman" w:hAnsi="Times New Roman" w:cs="Times New Roman"/>
          <w:bCs/>
          <w:sz w:val="32"/>
          <w:szCs w:val="32"/>
        </w:rPr>
      </w:pPr>
    </w:p>
    <w:p w14:paraId="5D8B581F" w14:textId="77777777" w:rsidR="000C6663" w:rsidRDefault="000C6663">
      <w:pPr>
        <w:spacing w:after="0" w:line="360" w:lineRule="auto"/>
        <w:jc w:val="both"/>
        <w:rPr>
          <w:rFonts w:ascii="Times New Roman" w:eastAsia="Times New Roman" w:hAnsi="Times New Roman" w:cs="Times New Roman"/>
          <w:bCs/>
          <w:sz w:val="32"/>
          <w:szCs w:val="32"/>
        </w:rPr>
      </w:pPr>
    </w:p>
    <w:p w14:paraId="45C0985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Containers Tomcat Back End</w:t>
      </w:r>
    </w:p>
    <w:p w14:paraId="08A238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5265E9B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2AC4F923" w14:textId="77777777" w:rsidR="00200A81" w:rsidRDefault="00200A81">
      <w:pPr>
        <w:spacing w:after="0" w:line="360" w:lineRule="auto"/>
        <w:jc w:val="both"/>
        <w:rPr>
          <w:rFonts w:ascii="Times New Roman" w:eastAsia="Times New Roman" w:hAnsi="Times New Roman" w:cs="Times New Roman"/>
          <w:bCs/>
          <w:sz w:val="28"/>
          <w:szCs w:val="28"/>
        </w:rPr>
      </w:pPr>
    </w:p>
    <w:p w14:paraId="619688C2" w14:textId="77777777" w:rsidR="00200A81" w:rsidRDefault="00573AFD">
      <w:pPr>
        <w:spacing w:after="0" w:line="360" w:lineRule="auto"/>
        <w:jc w:val="both"/>
      </w:pPr>
      <w:r>
        <w:rPr>
          <w:noProof/>
          <w:lang w:eastAsia="pt-BR"/>
        </w:rPr>
        <w:drawing>
          <wp:inline distT="0" distB="0" distL="0" distR="0" wp14:anchorId="73D7FF64" wp14:editId="406D9B43">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2"/>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14:paraId="67095A88" w14:textId="77777777"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CE30E5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5DAAE26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FBC2A02"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0A48F73"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4203160"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21320C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2DDDB6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4368EC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C0F4C8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1F762F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A9C264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63751A07"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Container Mysql</w:t>
      </w:r>
    </w:p>
    <w:p w14:paraId="1E746D2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14:paraId="738BB573"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14:paraId="51BCDF8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14:paraId="55D84DD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14:paraId="662EADA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14:paraId="27C8F899" w14:textId="77777777"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14:paraId="63F5D50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47EA1D99" wp14:editId="7B7E62A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14:paraId="68F975E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52C35D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14:paraId="4C1B6C8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todas </w:t>
      </w:r>
      <w:r>
        <w:rPr>
          <w:rFonts w:ascii="Times New Roman" w:eastAsia="Times New Roman" w:hAnsi="Times New Roman" w:cs="Times New Roman"/>
          <w:bCs/>
          <w:sz w:val="28"/>
          <w:szCs w:val="28"/>
        </w:rPr>
        <w:lastRenderedPageBreak/>
        <w:t>requisicoes que tiverem como destino os Containers Tomcat Back End e mapear internamente para a porta 80, acontecendo de forma parecida com a porta 1936 sendo acessada remotamente e redirecionada para a porta 1936 internamente.</w:t>
      </w:r>
    </w:p>
    <w:p w14:paraId="531F3994"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6FF0C7FE" w14:textId="77777777" w:rsidR="00200A81" w:rsidRDefault="00573AFD">
      <w:pPr>
        <w:spacing w:after="0" w:line="360" w:lineRule="auto"/>
        <w:jc w:val="center"/>
      </w:pPr>
      <w:r>
        <w:rPr>
          <w:noProof/>
          <w:lang w:eastAsia="pt-BR"/>
        </w:rPr>
        <w:drawing>
          <wp:inline distT="0" distB="0" distL="0" distR="0" wp14:anchorId="3A9A917B" wp14:editId="56CBF12D">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2"/>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14:paraId="03354454" w14:textId="77777777" w:rsidR="00200A81" w:rsidRDefault="00200A81">
      <w:pPr>
        <w:spacing w:after="0" w:line="360" w:lineRule="auto"/>
        <w:jc w:val="both"/>
        <w:rPr>
          <w:rFonts w:ascii="Times New Roman" w:eastAsia="Times New Roman" w:hAnsi="Times New Roman" w:cs="Times New Roman"/>
          <w:b/>
          <w:bCs/>
          <w:sz w:val="32"/>
          <w:szCs w:val="32"/>
        </w:rPr>
      </w:pPr>
    </w:p>
    <w:p w14:paraId="2D8AF11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14:paraId="465061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14:paraId="14AD711E" w14:textId="77777777"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14:paraId="5CD936FB" w14:textId="77777777" w:rsidR="00200A81" w:rsidRDefault="00200A81">
      <w:pPr>
        <w:spacing w:after="0" w:line="360" w:lineRule="auto"/>
        <w:jc w:val="both"/>
        <w:rPr>
          <w:rFonts w:ascii="Times New Roman" w:eastAsia="Times New Roman" w:hAnsi="Times New Roman" w:cs="Times New Roman"/>
          <w:b/>
          <w:bCs/>
          <w:sz w:val="32"/>
          <w:szCs w:val="32"/>
        </w:rPr>
      </w:pPr>
    </w:p>
    <w:p w14:paraId="141F2609" w14:textId="77777777" w:rsidR="00200A81" w:rsidRDefault="00200A81">
      <w:pPr>
        <w:spacing w:after="0" w:line="360" w:lineRule="auto"/>
        <w:jc w:val="both"/>
        <w:rPr>
          <w:rFonts w:ascii="Times New Roman" w:eastAsia="Times New Roman" w:hAnsi="Times New Roman" w:cs="Times New Roman"/>
          <w:b/>
          <w:bCs/>
          <w:sz w:val="32"/>
          <w:szCs w:val="32"/>
        </w:rPr>
      </w:pPr>
    </w:p>
    <w:p w14:paraId="0A02DB80" w14:textId="77777777" w:rsidR="00200A81" w:rsidRDefault="00200A81">
      <w:pPr>
        <w:spacing w:after="0" w:line="360" w:lineRule="auto"/>
        <w:jc w:val="both"/>
        <w:rPr>
          <w:rFonts w:ascii="Times New Roman" w:eastAsia="Times New Roman" w:hAnsi="Times New Roman" w:cs="Times New Roman"/>
          <w:b/>
          <w:bCs/>
          <w:sz w:val="32"/>
          <w:szCs w:val="32"/>
        </w:rPr>
      </w:pPr>
    </w:p>
    <w:p w14:paraId="2AAB61C4" w14:textId="77777777" w:rsidR="00200A81" w:rsidRDefault="00200A81">
      <w:pPr>
        <w:spacing w:after="0" w:line="360" w:lineRule="auto"/>
        <w:jc w:val="both"/>
        <w:rPr>
          <w:rFonts w:ascii="Times New Roman" w:eastAsia="Times New Roman" w:hAnsi="Times New Roman" w:cs="Times New Roman"/>
          <w:b/>
          <w:bCs/>
          <w:sz w:val="32"/>
          <w:szCs w:val="32"/>
        </w:rPr>
      </w:pPr>
    </w:p>
    <w:p w14:paraId="0BD272C0" w14:textId="77777777" w:rsidR="00200A81" w:rsidRDefault="00200A81">
      <w:pPr>
        <w:spacing w:after="0" w:line="360" w:lineRule="auto"/>
        <w:jc w:val="both"/>
        <w:rPr>
          <w:rFonts w:ascii="Times New Roman" w:eastAsia="Times New Roman" w:hAnsi="Times New Roman" w:cs="Times New Roman"/>
          <w:b/>
          <w:bCs/>
          <w:sz w:val="32"/>
          <w:szCs w:val="32"/>
        </w:rPr>
      </w:pPr>
    </w:p>
    <w:p w14:paraId="2388DB5C" w14:textId="77777777" w:rsidR="00200A81" w:rsidRDefault="00200A81">
      <w:pPr>
        <w:spacing w:after="0" w:line="360" w:lineRule="auto"/>
        <w:jc w:val="both"/>
        <w:rPr>
          <w:rFonts w:ascii="Times New Roman" w:eastAsia="Times New Roman" w:hAnsi="Times New Roman" w:cs="Times New Roman"/>
          <w:b/>
          <w:bCs/>
          <w:sz w:val="32"/>
          <w:szCs w:val="32"/>
        </w:rPr>
      </w:pPr>
    </w:p>
    <w:p w14:paraId="54542752" w14:textId="77777777" w:rsidR="00200A81" w:rsidRDefault="00200A81">
      <w:pPr>
        <w:spacing w:after="0" w:line="360" w:lineRule="auto"/>
        <w:jc w:val="both"/>
        <w:rPr>
          <w:rFonts w:ascii="Times New Roman" w:eastAsia="Times New Roman" w:hAnsi="Times New Roman" w:cs="Times New Roman"/>
          <w:b/>
          <w:bCs/>
          <w:sz w:val="32"/>
          <w:szCs w:val="32"/>
        </w:rPr>
      </w:pPr>
    </w:p>
    <w:p w14:paraId="3B7558E5" w14:textId="77777777" w:rsidR="00200A81" w:rsidRDefault="00200A81">
      <w:pPr>
        <w:spacing w:after="0" w:line="360" w:lineRule="auto"/>
        <w:jc w:val="both"/>
        <w:rPr>
          <w:rFonts w:ascii="Times New Roman" w:eastAsia="Times New Roman" w:hAnsi="Times New Roman" w:cs="Times New Roman"/>
          <w:b/>
          <w:bCs/>
          <w:sz w:val="32"/>
          <w:szCs w:val="32"/>
        </w:rPr>
      </w:pPr>
    </w:p>
    <w:p w14:paraId="1FE0167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14:paraId="72C9D14D" w14:textId="77777777" w:rsidR="00200A81" w:rsidRDefault="00200A81">
      <w:pPr>
        <w:spacing w:after="0" w:line="360" w:lineRule="auto"/>
        <w:jc w:val="both"/>
        <w:rPr>
          <w:rFonts w:ascii="Times New Roman" w:eastAsia="Times New Roman" w:hAnsi="Times New Roman" w:cs="Times New Roman"/>
          <w:b/>
          <w:bCs/>
          <w:sz w:val="32"/>
          <w:szCs w:val="32"/>
        </w:rPr>
      </w:pPr>
    </w:p>
    <w:p w14:paraId="436F7886" w14:textId="77777777" w:rsidR="00200A81" w:rsidRDefault="00200A81">
      <w:pPr>
        <w:spacing w:after="0" w:line="360" w:lineRule="auto"/>
        <w:jc w:val="both"/>
        <w:rPr>
          <w:rFonts w:ascii="Times New Roman" w:eastAsia="Times New Roman" w:hAnsi="Times New Roman" w:cs="Times New Roman"/>
          <w:b/>
          <w:bCs/>
          <w:sz w:val="32"/>
          <w:szCs w:val="32"/>
        </w:rPr>
      </w:pPr>
    </w:p>
    <w:p w14:paraId="266F88C5" w14:textId="77777777" w:rsidR="00200A81" w:rsidRDefault="00200A81">
      <w:pPr>
        <w:spacing w:after="0" w:line="360" w:lineRule="auto"/>
        <w:jc w:val="both"/>
        <w:rPr>
          <w:rFonts w:ascii="Times New Roman" w:eastAsia="Times New Roman" w:hAnsi="Times New Roman" w:cs="Times New Roman"/>
          <w:b/>
          <w:bCs/>
          <w:sz w:val="32"/>
          <w:szCs w:val="32"/>
        </w:rPr>
      </w:pPr>
    </w:p>
    <w:p w14:paraId="1FDEAA1C" w14:textId="77777777" w:rsidR="00200A81" w:rsidRDefault="00200A81">
      <w:pPr>
        <w:spacing w:after="0" w:line="360" w:lineRule="auto"/>
        <w:jc w:val="both"/>
        <w:rPr>
          <w:rFonts w:ascii="Times New Roman" w:eastAsia="Times New Roman" w:hAnsi="Times New Roman" w:cs="Times New Roman"/>
          <w:b/>
          <w:bCs/>
          <w:sz w:val="32"/>
          <w:szCs w:val="32"/>
        </w:rPr>
      </w:pPr>
    </w:p>
    <w:p w14:paraId="3C30C505" w14:textId="77777777" w:rsidR="00200A81" w:rsidRDefault="00200A81">
      <w:pPr>
        <w:spacing w:after="0" w:line="360" w:lineRule="auto"/>
        <w:jc w:val="both"/>
        <w:rPr>
          <w:rFonts w:ascii="Times New Roman" w:eastAsia="Times New Roman" w:hAnsi="Times New Roman" w:cs="Times New Roman"/>
          <w:b/>
          <w:bCs/>
          <w:sz w:val="32"/>
          <w:szCs w:val="32"/>
        </w:rPr>
      </w:pPr>
    </w:p>
    <w:p w14:paraId="36032A48" w14:textId="77777777" w:rsidR="00200A81" w:rsidRDefault="00200A81">
      <w:pPr>
        <w:spacing w:after="0" w:line="360" w:lineRule="auto"/>
        <w:jc w:val="both"/>
        <w:rPr>
          <w:rFonts w:ascii="Times New Roman" w:eastAsia="Times New Roman" w:hAnsi="Times New Roman" w:cs="Times New Roman"/>
          <w:b/>
          <w:bCs/>
          <w:sz w:val="32"/>
          <w:szCs w:val="32"/>
        </w:rPr>
      </w:pPr>
    </w:p>
    <w:p w14:paraId="3279E15A" w14:textId="77777777" w:rsidR="00200A81" w:rsidRDefault="00200A81">
      <w:pPr>
        <w:spacing w:after="0" w:line="360" w:lineRule="auto"/>
        <w:jc w:val="both"/>
        <w:rPr>
          <w:rFonts w:ascii="Times New Roman" w:eastAsia="Times New Roman" w:hAnsi="Times New Roman" w:cs="Times New Roman"/>
          <w:b/>
          <w:bCs/>
          <w:sz w:val="32"/>
          <w:szCs w:val="32"/>
        </w:rPr>
      </w:pPr>
    </w:p>
    <w:p w14:paraId="08C70155" w14:textId="77777777" w:rsidR="00200A81" w:rsidRDefault="00200A81">
      <w:pPr>
        <w:spacing w:after="0" w:line="360" w:lineRule="auto"/>
        <w:jc w:val="both"/>
        <w:rPr>
          <w:rFonts w:ascii="Times New Roman" w:eastAsia="Times New Roman" w:hAnsi="Times New Roman" w:cs="Times New Roman"/>
          <w:b/>
          <w:bCs/>
          <w:sz w:val="32"/>
          <w:szCs w:val="32"/>
        </w:rPr>
      </w:pPr>
    </w:p>
    <w:p w14:paraId="558ABFDE" w14:textId="77777777" w:rsidR="00200A81" w:rsidRDefault="00200A81">
      <w:pPr>
        <w:spacing w:after="0" w:line="360" w:lineRule="auto"/>
        <w:jc w:val="both"/>
        <w:rPr>
          <w:rFonts w:ascii="Times New Roman" w:eastAsia="Times New Roman" w:hAnsi="Times New Roman" w:cs="Times New Roman"/>
          <w:b/>
          <w:bCs/>
          <w:sz w:val="32"/>
          <w:szCs w:val="32"/>
        </w:rPr>
      </w:pPr>
    </w:p>
    <w:p w14:paraId="46EF8502" w14:textId="77777777" w:rsidR="00200A81" w:rsidRDefault="00200A81">
      <w:pPr>
        <w:spacing w:after="0" w:line="360" w:lineRule="auto"/>
        <w:jc w:val="both"/>
        <w:rPr>
          <w:rFonts w:ascii="Times New Roman" w:eastAsia="Times New Roman" w:hAnsi="Times New Roman" w:cs="Times New Roman"/>
          <w:b/>
          <w:bCs/>
          <w:sz w:val="32"/>
          <w:szCs w:val="32"/>
        </w:rPr>
      </w:pPr>
    </w:p>
    <w:p w14:paraId="6DCE8400" w14:textId="77777777" w:rsidR="00200A81" w:rsidRDefault="00200A81">
      <w:pPr>
        <w:spacing w:after="0" w:line="360" w:lineRule="auto"/>
        <w:jc w:val="both"/>
        <w:rPr>
          <w:rFonts w:ascii="Times New Roman" w:eastAsia="Times New Roman" w:hAnsi="Times New Roman" w:cs="Times New Roman"/>
          <w:b/>
          <w:bCs/>
          <w:sz w:val="32"/>
          <w:szCs w:val="32"/>
        </w:rPr>
      </w:pPr>
    </w:p>
    <w:p w14:paraId="26AAF1E2" w14:textId="77777777" w:rsidR="00200A81" w:rsidRDefault="00200A81">
      <w:pPr>
        <w:spacing w:after="0" w:line="360" w:lineRule="auto"/>
        <w:jc w:val="both"/>
        <w:rPr>
          <w:rFonts w:ascii="Times New Roman" w:eastAsia="Times New Roman" w:hAnsi="Times New Roman" w:cs="Times New Roman"/>
          <w:b/>
          <w:bCs/>
          <w:sz w:val="32"/>
          <w:szCs w:val="32"/>
        </w:rPr>
      </w:pPr>
    </w:p>
    <w:p w14:paraId="070E2493" w14:textId="77777777" w:rsidR="00200A81" w:rsidRDefault="00200A81">
      <w:pPr>
        <w:spacing w:after="0" w:line="360" w:lineRule="auto"/>
        <w:jc w:val="both"/>
        <w:rPr>
          <w:rFonts w:ascii="Times New Roman" w:eastAsia="Times New Roman" w:hAnsi="Times New Roman" w:cs="Times New Roman"/>
          <w:b/>
          <w:bCs/>
          <w:sz w:val="32"/>
          <w:szCs w:val="32"/>
        </w:rPr>
      </w:pPr>
    </w:p>
    <w:p w14:paraId="449DDB17" w14:textId="77777777" w:rsidR="00200A81" w:rsidRDefault="00200A81">
      <w:pPr>
        <w:spacing w:after="0" w:line="360" w:lineRule="auto"/>
        <w:jc w:val="both"/>
        <w:rPr>
          <w:rFonts w:ascii="Times New Roman" w:eastAsia="Times New Roman" w:hAnsi="Times New Roman" w:cs="Times New Roman"/>
          <w:b/>
          <w:bCs/>
          <w:sz w:val="32"/>
          <w:szCs w:val="32"/>
        </w:rPr>
      </w:pPr>
    </w:p>
    <w:p w14:paraId="76EAEA54" w14:textId="77777777" w:rsidR="00200A81" w:rsidRDefault="00200A81">
      <w:pPr>
        <w:spacing w:after="0" w:line="360" w:lineRule="auto"/>
        <w:jc w:val="both"/>
        <w:rPr>
          <w:rFonts w:ascii="Times New Roman" w:eastAsia="Times New Roman" w:hAnsi="Times New Roman" w:cs="Times New Roman"/>
          <w:b/>
          <w:bCs/>
          <w:sz w:val="32"/>
          <w:szCs w:val="32"/>
        </w:rPr>
      </w:pPr>
    </w:p>
    <w:p w14:paraId="2D2C84B7" w14:textId="77777777" w:rsidR="00200A81" w:rsidRDefault="00200A81">
      <w:pPr>
        <w:spacing w:after="0" w:line="360" w:lineRule="auto"/>
        <w:jc w:val="both"/>
        <w:rPr>
          <w:rFonts w:ascii="Times New Roman" w:eastAsia="Times New Roman" w:hAnsi="Times New Roman" w:cs="Times New Roman"/>
          <w:b/>
          <w:bCs/>
          <w:sz w:val="32"/>
          <w:szCs w:val="32"/>
        </w:rPr>
      </w:pPr>
    </w:p>
    <w:p w14:paraId="1FEC1F0C" w14:textId="77777777" w:rsidR="00200A81" w:rsidRDefault="00200A81">
      <w:pPr>
        <w:spacing w:after="0" w:line="360" w:lineRule="auto"/>
        <w:jc w:val="both"/>
        <w:rPr>
          <w:rFonts w:ascii="Times New Roman" w:eastAsia="Times New Roman" w:hAnsi="Times New Roman" w:cs="Times New Roman"/>
          <w:b/>
          <w:bCs/>
          <w:sz w:val="32"/>
          <w:szCs w:val="32"/>
        </w:rPr>
      </w:pPr>
    </w:p>
    <w:p w14:paraId="406FDC89" w14:textId="77777777" w:rsidR="00200A81" w:rsidRDefault="00200A81">
      <w:pPr>
        <w:spacing w:after="0" w:line="360" w:lineRule="auto"/>
        <w:jc w:val="both"/>
        <w:rPr>
          <w:rFonts w:ascii="Times New Roman" w:eastAsia="Times New Roman" w:hAnsi="Times New Roman" w:cs="Times New Roman"/>
          <w:b/>
          <w:bCs/>
          <w:sz w:val="32"/>
          <w:szCs w:val="32"/>
        </w:rPr>
      </w:pPr>
    </w:p>
    <w:p w14:paraId="1E6C510F" w14:textId="77777777" w:rsidR="00200A81" w:rsidRDefault="00200A81">
      <w:pPr>
        <w:spacing w:after="0" w:line="360" w:lineRule="auto"/>
        <w:jc w:val="both"/>
        <w:rPr>
          <w:rFonts w:ascii="Times New Roman" w:eastAsia="Times New Roman" w:hAnsi="Times New Roman" w:cs="Times New Roman"/>
          <w:b/>
          <w:bCs/>
          <w:sz w:val="32"/>
          <w:szCs w:val="32"/>
        </w:rPr>
      </w:pPr>
    </w:p>
    <w:p w14:paraId="3C6E6565" w14:textId="77777777" w:rsidR="00200A81" w:rsidRDefault="00200A81">
      <w:pPr>
        <w:spacing w:after="0" w:line="360" w:lineRule="auto"/>
        <w:jc w:val="both"/>
        <w:rPr>
          <w:rFonts w:ascii="Times New Roman" w:eastAsia="Times New Roman" w:hAnsi="Times New Roman" w:cs="Times New Roman"/>
          <w:b/>
          <w:bCs/>
          <w:sz w:val="32"/>
          <w:szCs w:val="32"/>
        </w:rPr>
      </w:pPr>
    </w:p>
    <w:p w14:paraId="7234AF53" w14:textId="77777777" w:rsidR="00200A81" w:rsidRDefault="00200A81">
      <w:pPr>
        <w:spacing w:after="0" w:line="360" w:lineRule="auto"/>
        <w:jc w:val="both"/>
        <w:rPr>
          <w:rFonts w:ascii="Times New Roman" w:eastAsia="Times New Roman" w:hAnsi="Times New Roman" w:cs="Times New Roman"/>
          <w:b/>
          <w:bCs/>
          <w:sz w:val="32"/>
          <w:szCs w:val="32"/>
        </w:rPr>
      </w:pPr>
    </w:p>
    <w:p w14:paraId="6A3708F9" w14:textId="77777777" w:rsidR="00200A81" w:rsidRDefault="00200A81">
      <w:pPr>
        <w:spacing w:after="0" w:line="360" w:lineRule="auto"/>
        <w:jc w:val="both"/>
        <w:rPr>
          <w:rFonts w:ascii="Times New Roman" w:eastAsia="Times New Roman" w:hAnsi="Times New Roman" w:cs="Times New Roman"/>
          <w:b/>
          <w:bCs/>
          <w:sz w:val="32"/>
          <w:szCs w:val="32"/>
        </w:rPr>
      </w:pPr>
    </w:p>
    <w:p w14:paraId="5C60222E" w14:textId="77777777" w:rsidR="00200A81" w:rsidRDefault="00200A81">
      <w:pPr>
        <w:spacing w:after="0" w:line="360" w:lineRule="auto"/>
        <w:jc w:val="both"/>
        <w:rPr>
          <w:rFonts w:ascii="Times New Roman" w:eastAsia="Times New Roman" w:hAnsi="Times New Roman" w:cs="Times New Roman"/>
          <w:b/>
          <w:bCs/>
          <w:sz w:val="32"/>
          <w:szCs w:val="32"/>
        </w:rPr>
      </w:pPr>
    </w:p>
    <w:p w14:paraId="6F0C23DD" w14:textId="77777777" w:rsidR="00200A81" w:rsidRDefault="00200A81">
      <w:pPr>
        <w:spacing w:after="0" w:line="360" w:lineRule="auto"/>
        <w:jc w:val="both"/>
        <w:rPr>
          <w:rFonts w:ascii="Times New Roman" w:eastAsia="Times New Roman" w:hAnsi="Times New Roman" w:cs="Times New Roman"/>
          <w:b/>
          <w:bCs/>
          <w:sz w:val="32"/>
          <w:szCs w:val="32"/>
        </w:rPr>
      </w:pPr>
    </w:p>
    <w:p w14:paraId="3FC8B75E"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Referências</w:t>
      </w:r>
    </w:p>
    <w:p w14:paraId="122F6226" w14:textId="77777777" w:rsidR="00200A81" w:rsidRDefault="00200A81">
      <w:pPr>
        <w:spacing w:after="0" w:line="360" w:lineRule="auto"/>
        <w:ind w:firstLine="708"/>
        <w:jc w:val="both"/>
        <w:rPr>
          <w:rFonts w:ascii="Times New Roman" w:hAnsi="Times New Roman" w:cs="Times New Roman"/>
          <w:sz w:val="24"/>
          <w:szCs w:val="24"/>
        </w:rPr>
      </w:pPr>
    </w:p>
    <w:p w14:paraId="3ED50CD8" w14:textId="77777777" w:rsidR="00200A81" w:rsidRPr="008D02EE" w:rsidRDefault="00573AFD">
      <w:pPr>
        <w:spacing w:after="0" w:line="360" w:lineRule="auto"/>
        <w:ind w:firstLine="708"/>
        <w:jc w:val="both"/>
        <w:rPr>
          <w:rFonts w:ascii="Times New Roman" w:eastAsia="Times New Roman" w:hAnsi="Times New Roman" w:cs="Times New Roman"/>
          <w:sz w:val="24"/>
          <w:szCs w:val="24"/>
          <w:rPrChange w:id="49" w:author="Eduardo Sakaue" w:date="2017-07-13T18:28:00Z">
            <w:rPr>
              <w:rFonts w:ascii="Times New Roman" w:eastAsia="Times New Roman" w:hAnsi="Times New Roman" w:cs="Times New Roman"/>
              <w:sz w:val="24"/>
              <w:szCs w:val="24"/>
              <w:lang w:val="en-US"/>
            </w:rPr>
          </w:rPrChange>
        </w:rPr>
      </w:pPr>
      <w:r>
        <w:rPr>
          <w:rFonts w:ascii="Times New Roman" w:eastAsia="Times New Roman" w:hAnsi="Times New Roman" w:cs="Times New Roman"/>
          <w:sz w:val="24"/>
          <w:szCs w:val="24"/>
        </w:rPr>
        <w:t xml:space="preserve">Lyman,Jay.  </w:t>
      </w:r>
      <w:r w:rsidRPr="008D02EE">
        <w:rPr>
          <w:rFonts w:ascii="Times New Roman" w:eastAsia="Times New Roman" w:hAnsi="Times New Roman" w:cs="Times New Roman"/>
          <w:sz w:val="24"/>
          <w:szCs w:val="24"/>
          <w:rPrChange w:id="50" w:author="Eduardo Sakaue" w:date="2017-07-13T18:28:00Z">
            <w:rPr>
              <w:rFonts w:ascii="Times New Roman" w:eastAsia="Times New Roman" w:hAnsi="Times New Roman" w:cs="Times New Roman"/>
              <w:sz w:val="24"/>
              <w:szCs w:val="24"/>
              <w:lang w:val="en-US"/>
            </w:rPr>
          </w:rPrChange>
        </w:rPr>
        <w:t>https://blogs.the451group.com/opensource/2010/03/03/devops-mixing-dev-ops-agile-cloud-open-source-and-business/ 451 CAOS Theory.</w:t>
      </w:r>
    </w:p>
    <w:p w14:paraId="0E5A876C" w14:textId="77777777"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rsidR="00AF2BDE">
        <w:fldChar w:fldCharType="begin"/>
      </w:r>
      <w:r w:rsidR="00AF2BDE">
        <w:instrText xml:space="preserve"> HYPERLINK "https://www.infoq.com/presentations/agile-infrastructure.%20InfoQ.%2005%20March 2010" \h </w:instrText>
      </w:r>
      <w:r w:rsidR="00AF2BDE">
        <w:fldChar w:fldCharType="separate"/>
      </w:r>
      <w:r>
        <w:rPr>
          <w:rStyle w:val="LinkdaInternet"/>
          <w:rFonts w:ascii="Times New Roman" w:eastAsia="Times New Roman" w:hAnsi="Times New Roman" w:cs="Times New Roman"/>
          <w:sz w:val="24"/>
          <w:szCs w:val="24"/>
        </w:rPr>
        <w:t>https://www.infoq.com/presentations/agile-infrastructure. InfoQ. 05 March 2010</w:t>
      </w:r>
      <w:r w:rsidR="00AF2BDE">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20A029E"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132CB6"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14:paraId="1BA6F645" w14:textId="77777777" w:rsidR="00200A81" w:rsidRDefault="00200A81">
      <w:pPr>
        <w:spacing w:after="0" w:line="360" w:lineRule="auto"/>
        <w:ind w:firstLine="708"/>
        <w:jc w:val="both"/>
        <w:rPr>
          <w:rFonts w:ascii="Times New Roman" w:hAnsi="Times New Roman" w:cs="Times New Roman"/>
          <w:sz w:val="24"/>
          <w:szCs w:val="24"/>
        </w:rPr>
      </w:pPr>
    </w:p>
    <w:p w14:paraId="6F4278B9"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http://www.ibm.com/developerworks/br/rational/library/defining-deployment-deliverable-devops/</w:t>
      </w:r>
    </w:p>
    <w:p w14:paraId="641E523B" w14:textId="77777777" w:rsidR="00200A81" w:rsidRDefault="00200A81">
      <w:pPr>
        <w:spacing w:after="0" w:line="360" w:lineRule="auto"/>
        <w:ind w:firstLine="708"/>
        <w:jc w:val="both"/>
        <w:rPr>
          <w:rFonts w:ascii="Times New Roman" w:hAnsi="Times New Roman" w:cs="Times New Roman"/>
          <w:sz w:val="24"/>
          <w:szCs w:val="24"/>
        </w:rPr>
      </w:pPr>
    </w:p>
    <w:p w14:paraId="7A45998A" w14:textId="77777777"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14:paraId="5B2049DA" w14:textId="77777777" w:rsidR="00200A81" w:rsidRDefault="00200A81">
      <w:pPr>
        <w:spacing w:after="0" w:line="360" w:lineRule="auto"/>
        <w:ind w:firstLine="708"/>
        <w:jc w:val="both"/>
        <w:rPr>
          <w:rFonts w:ascii="Times New Roman" w:hAnsi="Times New Roman" w:cs="Times New Roman"/>
          <w:sz w:val="24"/>
          <w:szCs w:val="24"/>
        </w:rPr>
      </w:pPr>
    </w:p>
    <w:p w14:paraId="00BE20D1" w14:textId="77777777" w:rsidR="00200A81" w:rsidRDefault="001753D0">
      <w:pPr>
        <w:spacing w:after="0" w:line="360" w:lineRule="auto"/>
        <w:ind w:firstLine="708"/>
        <w:jc w:val="both"/>
        <w:rPr>
          <w:rStyle w:val="LinkdaInternet"/>
          <w:rFonts w:ascii="Times New Roman" w:hAnsi="Times New Roman" w:cs="Times New Roman"/>
          <w:sz w:val="24"/>
          <w:szCs w:val="24"/>
        </w:rPr>
      </w:pPr>
      <w:hyperlink r:id="rId46">
        <w:r w:rsidR="00573AFD">
          <w:rPr>
            <w:rStyle w:val="LinkdaInternet"/>
            <w:rFonts w:ascii="Times New Roman" w:hAnsi="Times New Roman" w:cs="Times New Roman"/>
            <w:sz w:val="24"/>
            <w:szCs w:val="24"/>
          </w:rPr>
          <w:t>http://www.infowester.com/cloudcomputing.php</w:t>
        </w:r>
      </w:hyperlink>
    </w:p>
    <w:p w14:paraId="18FDA5A1" w14:textId="77777777" w:rsidR="00200A81" w:rsidRDefault="00200A81">
      <w:pPr>
        <w:spacing w:after="0" w:line="360" w:lineRule="auto"/>
        <w:ind w:firstLine="708"/>
        <w:jc w:val="both"/>
        <w:rPr>
          <w:rFonts w:ascii="Times New Roman" w:hAnsi="Times New Roman" w:cs="Times New Roman"/>
          <w:sz w:val="24"/>
          <w:szCs w:val="24"/>
        </w:rPr>
      </w:pPr>
    </w:p>
    <w:p w14:paraId="55C7D1B4"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Web Application Security. Springer Berlin Heidelberg, 2010. 17-17.</w:t>
      </w:r>
    </w:p>
    <w:p w14:paraId="6DC4BEEA" w14:textId="77777777" w:rsidR="00200A81" w:rsidRDefault="00200A81">
      <w:pPr>
        <w:spacing w:after="0" w:line="360" w:lineRule="auto"/>
        <w:ind w:firstLine="708"/>
        <w:jc w:val="both"/>
        <w:rPr>
          <w:rFonts w:ascii="Times New Roman" w:hAnsi="Times New Roman" w:cs="Times New Roman"/>
          <w:sz w:val="24"/>
          <w:szCs w:val="24"/>
          <w:lang w:val="en-US"/>
        </w:rPr>
      </w:pPr>
    </w:p>
    <w:p w14:paraId="2FDD1B55"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Humble, Jez, and David Farley. Continuous delivery: reliable software releases through build, test, and deployment automation. Pearson Education, 2010.</w:t>
      </w:r>
    </w:p>
    <w:p w14:paraId="506E5D53" w14:textId="77777777" w:rsidR="00200A81" w:rsidRDefault="00200A81">
      <w:pPr>
        <w:spacing w:after="0" w:line="360" w:lineRule="auto"/>
        <w:ind w:firstLine="708"/>
        <w:jc w:val="both"/>
        <w:rPr>
          <w:rFonts w:ascii="Times New Roman" w:hAnsi="Times New Roman" w:cs="Times New Roman"/>
          <w:sz w:val="24"/>
          <w:szCs w:val="24"/>
          <w:lang w:val="en-US"/>
        </w:rPr>
      </w:pPr>
    </w:p>
    <w:p w14:paraId="34FF2400" w14:textId="77777777"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7"/>
      <w:pgSz w:w="11906" w:h="16838"/>
      <w:pgMar w:top="1418" w:right="1558" w:bottom="1418" w:left="1701" w:header="709"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Sakaue" w:date="2017-07-13T18:28:00Z" w:initials="ES">
    <w:p w14:paraId="7A095CA6" w14:textId="77777777" w:rsidR="008D02EE" w:rsidRDefault="008D02EE">
      <w:pPr>
        <w:pStyle w:val="CommentText"/>
      </w:pPr>
      <w:r>
        <w:rPr>
          <w:rStyle w:val="CommentReference"/>
        </w:rPr>
        <w:annotationRef/>
      </w:r>
      <w:r>
        <w:t>Adequar ao Projeto Permanência e Desenvolvimento de Talentos Profissionais</w:t>
      </w:r>
    </w:p>
  </w:comment>
  <w:comment w:id="1" w:author="Eduardo Sakaue" w:date="2017-07-13T18:31:00Z" w:initials="ES">
    <w:p w14:paraId="2B4B0F0C" w14:textId="77777777" w:rsidR="009479FF" w:rsidRDefault="009479FF" w:rsidP="009479FF">
      <w:pPr>
        <w:pStyle w:val="CommentText"/>
      </w:pPr>
      <w:r>
        <w:rPr>
          <w:rStyle w:val="CommentReference"/>
        </w:rPr>
        <w:annotationRef/>
      </w:r>
      <w:r>
        <w:t>Dentro do projeto existem etapas que orientam o aluno a refletir e planejar o futuro profissional</w:t>
      </w:r>
    </w:p>
    <w:p w14:paraId="798D0EC8" w14:textId="77777777" w:rsidR="009479FF" w:rsidRDefault="009479FF" w:rsidP="009479FF">
      <w:pPr>
        <w:pStyle w:val="CommentText"/>
      </w:pPr>
    </w:p>
    <w:p w14:paraId="337CFD2D" w14:textId="77777777" w:rsidR="009479FF" w:rsidRDefault="009479FF" w:rsidP="009479FF">
      <w:pPr>
        <w:pStyle w:val="CommentText"/>
      </w:pPr>
      <w:r>
        <w:t>Uma das etapas é o mapeamento de competências. Nesta etapa foi desenvolvido uma plataforma.. para avaliações em formato de jogos....</w:t>
      </w:r>
    </w:p>
    <w:p w14:paraId="5D097E30" w14:textId="77777777" w:rsidR="009479FF" w:rsidRDefault="009479FF" w:rsidP="009479FF">
      <w:pPr>
        <w:pStyle w:val="CommentText"/>
      </w:pPr>
    </w:p>
    <w:p w14:paraId="503AE548" w14:textId="77777777" w:rsidR="009479FF" w:rsidRDefault="009479FF" w:rsidP="009479FF">
      <w:pPr>
        <w:pStyle w:val="CommentText"/>
      </w:pPr>
      <w:r>
        <w:t>Para suportar esta plataforma é necessário... (seu problema!)</w:t>
      </w:r>
    </w:p>
    <w:p w14:paraId="7E7ADFEE" w14:textId="77777777" w:rsidR="009479FF" w:rsidRDefault="009479FF" w:rsidP="009479FF">
      <w:pPr>
        <w:pStyle w:val="CommentText"/>
      </w:pPr>
    </w:p>
    <w:p w14:paraId="4AEDB96D" w14:textId="77777777" w:rsidR="009479FF" w:rsidRDefault="009479FF" w:rsidP="009479FF">
      <w:pPr>
        <w:pStyle w:val="CommentText"/>
      </w:pPr>
      <w:r>
        <w:t>Precisa de uma infra adequada ao formato que foi desenvolvido</w:t>
      </w:r>
    </w:p>
  </w:comment>
  <w:comment w:id="2" w:author="Eduardo Sakaue" w:date="2017-07-13T18:41:00Z" w:initials="ES">
    <w:p w14:paraId="6A2C7E08" w14:textId="77777777" w:rsidR="00CC4E95" w:rsidRDefault="00CC4E95">
      <w:pPr>
        <w:pStyle w:val="CommentText"/>
      </w:pPr>
      <w:r>
        <w:rPr>
          <w:rStyle w:val="CommentReference"/>
        </w:rPr>
        <w:annotationRef/>
      </w:r>
      <w:r>
        <w:t>Colocar os objetivos</w:t>
      </w:r>
    </w:p>
    <w:p w14:paraId="47EBF86F" w14:textId="77777777" w:rsidR="00CC4E95" w:rsidRDefault="00CC4E95">
      <w:pPr>
        <w:pStyle w:val="CommentText"/>
      </w:pPr>
    </w:p>
    <w:p w14:paraId="42A69A02" w14:textId="77777777" w:rsidR="00CC4E95" w:rsidRDefault="00CC4E95">
      <w:pPr>
        <w:pStyle w:val="CommentText"/>
      </w:pPr>
      <w:r>
        <w:t>1 paragráfo</w:t>
      </w:r>
    </w:p>
    <w:p w14:paraId="0C6F16D9" w14:textId="77777777" w:rsidR="00CC4E95" w:rsidRDefault="00CC4E95">
      <w:pPr>
        <w:pStyle w:val="CommentText"/>
      </w:pPr>
      <w:r>
        <w:t>Automático</w:t>
      </w:r>
    </w:p>
    <w:p w14:paraId="1CCC2753" w14:textId="77777777" w:rsidR="00CC4E95" w:rsidRDefault="00CC4E95">
      <w:pPr>
        <w:pStyle w:val="CommentText"/>
      </w:pPr>
      <w:r>
        <w:t>escalável</w:t>
      </w:r>
    </w:p>
  </w:comment>
  <w:comment w:id="3" w:author="Eduardo Sakaue" w:date="2017-07-13T18:42:00Z" w:initials="ES">
    <w:p w14:paraId="1F31C9C5" w14:textId="77777777" w:rsidR="00CC4E95" w:rsidRDefault="00CC4E95">
      <w:pPr>
        <w:pStyle w:val="CommentText"/>
      </w:pPr>
      <w:r>
        <w:rPr>
          <w:rStyle w:val="CommentReference"/>
        </w:rPr>
        <w:annotationRef/>
      </w:r>
      <w:r>
        <w:t>User stories</w:t>
      </w:r>
    </w:p>
  </w:comment>
  <w:comment w:id="4" w:author="Eduardo Sakaue" w:date="2017-07-13T18:43:00Z" w:initials="ES">
    <w:p w14:paraId="54165A97" w14:textId="77777777" w:rsidR="00CC4E95" w:rsidRDefault="00CC4E95">
      <w:pPr>
        <w:pStyle w:val="CommentText"/>
      </w:pPr>
      <w:r>
        <w:rPr>
          <w:rStyle w:val="CommentReference"/>
        </w:rPr>
        <w:annotationRef/>
      </w:r>
      <w:r>
        <w:t>Citação</w:t>
      </w:r>
    </w:p>
    <w:p w14:paraId="789E2C64" w14:textId="77777777" w:rsidR="00CC4E95" w:rsidRDefault="00CC4E95">
      <w:pPr>
        <w:pStyle w:val="CommentText"/>
      </w:pPr>
      <w:r>
        <w:t>Pode ser nota de rodapé</w:t>
      </w:r>
    </w:p>
  </w:comment>
  <w:comment w:id="32" w:author="Eduardo Sakaue" w:date="2017-07-13T20:05:00Z" w:initials="ES">
    <w:p w14:paraId="3FF0A1DB" w14:textId="77777777" w:rsidR="00C95011" w:rsidRDefault="00C95011">
      <w:pPr>
        <w:pStyle w:val="CommentText"/>
      </w:pPr>
      <w:r>
        <w:rPr>
          <w:rStyle w:val="CommentReference"/>
        </w:rPr>
        <w:annotationRef/>
      </w:r>
      <w:r>
        <w:t>Colocar direto o comando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95CA6" w15:done="0"/>
  <w15:commentEx w15:paraId="4AEDB96D" w15:done="0"/>
  <w15:commentEx w15:paraId="1CCC2753" w15:done="0"/>
  <w15:commentEx w15:paraId="1F31C9C5" w15:done="0"/>
  <w15:commentEx w15:paraId="789E2C64" w15:done="0"/>
  <w15:commentEx w15:paraId="3FF0A1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F466D" w14:textId="77777777" w:rsidR="001753D0" w:rsidRDefault="001753D0">
      <w:pPr>
        <w:spacing w:after="0" w:line="240" w:lineRule="auto"/>
      </w:pPr>
      <w:r>
        <w:separator/>
      </w:r>
    </w:p>
  </w:endnote>
  <w:endnote w:type="continuationSeparator" w:id="0">
    <w:p w14:paraId="3877ADB5" w14:textId="77777777" w:rsidR="001753D0" w:rsidRDefault="00175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Droid Sans Fallback">
    <w:altName w:val="Malgun Gothic Semilight"/>
    <w:charset w:val="80"/>
    <w:family w:val="swiss"/>
    <w:pitch w:val="variable"/>
    <w:sig w:usb0="00000000" w:usb1="2BDFFCFB" w:usb2="00000036" w:usb3="00000000" w:csb0="003F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DF119" w14:textId="77777777" w:rsidR="001753D0" w:rsidRDefault="001753D0">
      <w:pPr>
        <w:spacing w:after="0" w:line="240" w:lineRule="auto"/>
      </w:pPr>
      <w:r>
        <w:separator/>
      </w:r>
    </w:p>
  </w:footnote>
  <w:footnote w:type="continuationSeparator" w:id="0">
    <w:p w14:paraId="0BE893D3" w14:textId="77777777" w:rsidR="001753D0" w:rsidRDefault="00175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B6002" w14:textId="77777777" w:rsidR="00200A81" w:rsidRDefault="00200A81">
    <w:pPr>
      <w:pStyle w:val="Cabealho1"/>
      <w:jc w:val="righ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Sakaue">
    <w15:presenceInfo w15:providerId="AD" w15:userId="S-1-12-1-2016147434-1114614064-25957252-4061914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A81"/>
    <w:rsid w:val="00025579"/>
    <w:rsid w:val="000862D3"/>
    <w:rsid w:val="000C4760"/>
    <w:rsid w:val="000C6663"/>
    <w:rsid w:val="000D09FF"/>
    <w:rsid w:val="00142162"/>
    <w:rsid w:val="00145C92"/>
    <w:rsid w:val="001633EF"/>
    <w:rsid w:val="001700D6"/>
    <w:rsid w:val="001753D0"/>
    <w:rsid w:val="001B01A5"/>
    <w:rsid w:val="001E1260"/>
    <w:rsid w:val="001F3CAD"/>
    <w:rsid w:val="00200A81"/>
    <w:rsid w:val="002609D5"/>
    <w:rsid w:val="00283647"/>
    <w:rsid w:val="002D4AFD"/>
    <w:rsid w:val="00314603"/>
    <w:rsid w:val="00356EAE"/>
    <w:rsid w:val="00365F8B"/>
    <w:rsid w:val="003965B6"/>
    <w:rsid w:val="003A6117"/>
    <w:rsid w:val="003B76D0"/>
    <w:rsid w:val="003F26DF"/>
    <w:rsid w:val="00415BE6"/>
    <w:rsid w:val="004654E2"/>
    <w:rsid w:val="004730AC"/>
    <w:rsid w:val="004C5E45"/>
    <w:rsid w:val="004E7134"/>
    <w:rsid w:val="00500BAC"/>
    <w:rsid w:val="00503385"/>
    <w:rsid w:val="0054789B"/>
    <w:rsid w:val="00573AFD"/>
    <w:rsid w:val="00595F50"/>
    <w:rsid w:val="005A1199"/>
    <w:rsid w:val="005D2E4D"/>
    <w:rsid w:val="0064394F"/>
    <w:rsid w:val="00664CEE"/>
    <w:rsid w:val="0066565B"/>
    <w:rsid w:val="006839B3"/>
    <w:rsid w:val="006A0C49"/>
    <w:rsid w:val="007D0B78"/>
    <w:rsid w:val="007E6EC2"/>
    <w:rsid w:val="0085756D"/>
    <w:rsid w:val="008A4360"/>
    <w:rsid w:val="008D02EE"/>
    <w:rsid w:val="00934DFA"/>
    <w:rsid w:val="009479FF"/>
    <w:rsid w:val="00A46234"/>
    <w:rsid w:val="00AF2BDE"/>
    <w:rsid w:val="00AF4E5D"/>
    <w:rsid w:val="00B45D9B"/>
    <w:rsid w:val="00C95011"/>
    <w:rsid w:val="00CB7223"/>
    <w:rsid w:val="00CC4E95"/>
    <w:rsid w:val="00CE6C00"/>
    <w:rsid w:val="00D10FB0"/>
    <w:rsid w:val="00D3432C"/>
    <w:rsid w:val="00DF6EAB"/>
    <w:rsid w:val="00E21E7A"/>
    <w:rsid w:val="00E34171"/>
    <w:rsid w:val="00EE51F2"/>
    <w:rsid w:val="00EF215A"/>
    <w:rsid w:val="00EF3F6D"/>
    <w:rsid w:val="00EF6A75"/>
    <w:rsid w:val="00F37528"/>
    <w:rsid w:val="00FA5654"/>
    <w:rsid w:val="00FB5009"/>
    <w:rsid w:val="00FF72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92EB"/>
  <w15:docId w15:val="{E4BEA252-518A-4603-BC66-C2A83A60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1D3"/>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link w:val="Heading1Char"/>
    <w:uiPriority w:val="9"/>
    <w:qFormat/>
    <w:rsid w:val="00EF2E20"/>
    <w:pPr>
      <w:outlineLvl w:val="0"/>
    </w:pPr>
  </w:style>
  <w:style w:type="character" w:customStyle="1" w:styleId="HeaderChar">
    <w:name w:val="Header Char"/>
    <w:basedOn w:val="DefaultParagraphFont"/>
    <w:link w:val="Cabealho1"/>
    <w:uiPriority w:val="99"/>
    <w:rsid w:val="00AE2F26"/>
  </w:style>
  <w:style w:type="character" w:customStyle="1" w:styleId="FooterChar">
    <w:name w:val="Footer Char"/>
    <w:basedOn w:val="DefaultParagraphFont"/>
    <w:link w:val="Rodap1"/>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1">
    <w:name w:val="Ênfase1"/>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MenoPendente1">
    <w:name w:val="Menção Pendente1"/>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1">
    <w:name w:val="Título1"/>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rPr>
      <w:rFonts w:cs="FreeSans"/>
    </w:rPr>
  </w:style>
  <w:style w:type="paragraph" w:customStyle="1" w:styleId="Legenda1">
    <w:name w:val="Legenda1"/>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1">
    <w:name w:val="Cabeçalho1"/>
    <w:basedOn w:val="Normal"/>
    <w:link w:val="HeaderChar"/>
    <w:uiPriority w:val="99"/>
    <w:unhideWhenUsed/>
    <w:rsid w:val="00AE2F26"/>
    <w:pPr>
      <w:tabs>
        <w:tab w:val="center" w:pos="4252"/>
        <w:tab w:val="right" w:pos="8504"/>
      </w:tabs>
      <w:spacing w:after="0" w:line="240" w:lineRule="auto"/>
    </w:pPr>
  </w:style>
  <w:style w:type="paragraph" w:customStyle="1" w:styleId="Rodap1">
    <w:name w:val="Rodapé1"/>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 w:type="character" w:styleId="CommentReference">
    <w:name w:val="annotation reference"/>
    <w:basedOn w:val="DefaultParagraphFont"/>
    <w:uiPriority w:val="99"/>
    <w:semiHidden/>
    <w:unhideWhenUsed/>
    <w:rsid w:val="008D02EE"/>
    <w:rPr>
      <w:sz w:val="16"/>
      <w:szCs w:val="16"/>
    </w:rPr>
  </w:style>
  <w:style w:type="paragraph" w:styleId="CommentText">
    <w:name w:val="annotation text"/>
    <w:basedOn w:val="Normal"/>
    <w:link w:val="CommentTextChar"/>
    <w:uiPriority w:val="99"/>
    <w:semiHidden/>
    <w:unhideWhenUsed/>
    <w:rsid w:val="008D02EE"/>
    <w:pPr>
      <w:spacing w:line="240" w:lineRule="auto"/>
    </w:pPr>
    <w:rPr>
      <w:sz w:val="20"/>
      <w:szCs w:val="20"/>
    </w:rPr>
  </w:style>
  <w:style w:type="character" w:customStyle="1" w:styleId="CommentTextChar">
    <w:name w:val="Comment Text Char"/>
    <w:basedOn w:val="DefaultParagraphFont"/>
    <w:link w:val="CommentText"/>
    <w:uiPriority w:val="99"/>
    <w:semiHidden/>
    <w:rsid w:val="008D02EE"/>
    <w:rPr>
      <w:sz w:val="20"/>
      <w:szCs w:val="20"/>
    </w:rPr>
  </w:style>
  <w:style w:type="paragraph" w:styleId="CommentSubject">
    <w:name w:val="annotation subject"/>
    <w:basedOn w:val="CommentText"/>
    <w:next w:val="CommentText"/>
    <w:link w:val="CommentSubjectChar"/>
    <w:uiPriority w:val="99"/>
    <w:semiHidden/>
    <w:unhideWhenUsed/>
    <w:rsid w:val="008D02EE"/>
    <w:rPr>
      <w:b/>
      <w:bCs/>
    </w:rPr>
  </w:style>
  <w:style w:type="character" w:customStyle="1" w:styleId="CommentSubjectChar">
    <w:name w:val="Comment Subject Char"/>
    <w:basedOn w:val="CommentTextChar"/>
    <w:link w:val="CommentSubject"/>
    <w:uiPriority w:val="99"/>
    <w:semiHidden/>
    <w:rsid w:val="008D0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71916">
      <w:bodyDiv w:val="1"/>
      <w:marLeft w:val="0"/>
      <w:marRight w:val="0"/>
      <w:marTop w:val="0"/>
      <w:marBottom w:val="0"/>
      <w:divBdr>
        <w:top w:val="none" w:sz="0" w:space="0" w:color="auto"/>
        <w:left w:val="none" w:sz="0" w:space="0" w:color="auto"/>
        <w:bottom w:val="none" w:sz="0" w:space="0" w:color="auto"/>
        <w:right w:val="none" w:sz="0" w:space="0" w:color="auto"/>
      </w:divBdr>
    </w:div>
    <w:div w:id="1517846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Marcelo-Inacio/mapskills.gi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github.com/Marcelo-Inacio/mapskills-web.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infowester.com/cloudcomputing.php"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62F88-8961-4658-84D2-14E8CC2BD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34</Pages>
  <Words>3826</Words>
  <Characters>20661</Characters>
  <Application>Microsoft Office Word</Application>
  <DocSecurity>0</DocSecurity>
  <Lines>172</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rosangela fortunato</cp:lastModifiedBy>
  <cp:revision>11</cp:revision>
  <cp:lastPrinted>2016-10-04T00:36:00Z</cp:lastPrinted>
  <dcterms:created xsi:type="dcterms:W3CDTF">2017-07-16T20:07:00Z</dcterms:created>
  <dcterms:modified xsi:type="dcterms:W3CDTF">2017-10-14T00:55:00Z</dcterms:modified>
  <dc:language>pt-BR</dc:language>
</cp:coreProperties>
</file>