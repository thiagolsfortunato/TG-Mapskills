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AF1FB6" w14:textId="77777777" w:rsidR="00200A81" w:rsidRDefault="00573AFD">
      <w:pPr>
        <w:pStyle w:val="Default"/>
        <w:spacing w:line="360" w:lineRule="auto"/>
        <w:jc w:val="center"/>
        <w:rPr>
          <w:b/>
          <w:bCs/>
          <w:sz w:val="28"/>
          <w:szCs w:val="28"/>
        </w:rPr>
      </w:pPr>
      <w:r>
        <w:rPr>
          <w:b/>
          <w:bCs/>
          <w:sz w:val="28"/>
          <w:szCs w:val="28"/>
        </w:rPr>
        <w:t>FACULDADE DE TECNOLOGIA DE SÃO JOSÉ DOS CAMPOS</w:t>
      </w:r>
    </w:p>
    <w:p w14:paraId="0C607445" w14:textId="77777777" w:rsidR="00200A81" w:rsidRDefault="00573AFD">
      <w:pPr>
        <w:spacing w:after="0"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FATEC PROFESSOR JESSEN VIDAL</w:t>
      </w:r>
    </w:p>
    <w:p w14:paraId="6B5924CD" w14:textId="77777777" w:rsidR="00200A81" w:rsidRDefault="00200A81">
      <w:pPr>
        <w:spacing w:after="0" w:line="360" w:lineRule="auto"/>
        <w:jc w:val="center"/>
        <w:rPr>
          <w:rFonts w:ascii="Times New Roman" w:hAnsi="Times New Roman" w:cs="Times New Roman"/>
          <w:b/>
          <w:bCs/>
          <w:color w:val="000000"/>
          <w:sz w:val="28"/>
          <w:szCs w:val="28"/>
        </w:rPr>
      </w:pPr>
    </w:p>
    <w:p w14:paraId="55E5ACFB" w14:textId="77777777" w:rsidR="00200A81" w:rsidRDefault="00200A81">
      <w:pPr>
        <w:spacing w:after="0" w:line="360" w:lineRule="auto"/>
        <w:jc w:val="center"/>
        <w:rPr>
          <w:rFonts w:ascii="Times New Roman" w:hAnsi="Times New Roman" w:cs="Times New Roman"/>
          <w:b/>
          <w:bCs/>
          <w:color w:val="000000"/>
          <w:sz w:val="28"/>
          <w:szCs w:val="28"/>
        </w:rPr>
      </w:pPr>
    </w:p>
    <w:p w14:paraId="6729F139" w14:textId="77777777" w:rsidR="00200A81" w:rsidRDefault="00200A81">
      <w:pPr>
        <w:spacing w:after="0" w:line="360" w:lineRule="auto"/>
        <w:jc w:val="center"/>
        <w:rPr>
          <w:rFonts w:ascii="Times New Roman" w:hAnsi="Times New Roman" w:cs="Times New Roman"/>
          <w:b/>
          <w:bCs/>
          <w:color w:val="000000"/>
          <w:sz w:val="28"/>
          <w:szCs w:val="28"/>
        </w:rPr>
      </w:pPr>
    </w:p>
    <w:p w14:paraId="4F1801F4" w14:textId="77777777" w:rsidR="00200A81" w:rsidRDefault="00200A81">
      <w:pPr>
        <w:spacing w:after="0" w:line="360" w:lineRule="auto"/>
        <w:jc w:val="center"/>
        <w:rPr>
          <w:rFonts w:ascii="Times New Roman" w:hAnsi="Times New Roman" w:cs="Times New Roman"/>
          <w:b/>
          <w:bCs/>
          <w:color w:val="000000"/>
          <w:sz w:val="28"/>
          <w:szCs w:val="28"/>
        </w:rPr>
      </w:pPr>
    </w:p>
    <w:p w14:paraId="670FDD35" w14:textId="77777777" w:rsidR="00200A81" w:rsidRDefault="00200A81">
      <w:pPr>
        <w:spacing w:after="0" w:line="360" w:lineRule="auto"/>
        <w:jc w:val="center"/>
        <w:rPr>
          <w:rFonts w:ascii="Times New Roman" w:hAnsi="Times New Roman" w:cs="Times New Roman"/>
          <w:b/>
          <w:bCs/>
          <w:color w:val="000000"/>
          <w:sz w:val="28"/>
          <w:szCs w:val="28"/>
        </w:rPr>
      </w:pPr>
    </w:p>
    <w:p w14:paraId="66A625D9" w14:textId="77777777" w:rsidR="00200A81" w:rsidRDefault="00200A81">
      <w:pPr>
        <w:spacing w:after="0" w:line="360" w:lineRule="auto"/>
        <w:jc w:val="center"/>
        <w:rPr>
          <w:rFonts w:ascii="Times New Roman" w:hAnsi="Times New Roman" w:cs="Times New Roman"/>
          <w:b/>
          <w:bCs/>
          <w:color w:val="000000"/>
          <w:sz w:val="28"/>
          <w:szCs w:val="28"/>
        </w:rPr>
      </w:pPr>
    </w:p>
    <w:p w14:paraId="0F06EFBE" w14:textId="77777777" w:rsidR="00200A81" w:rsidRDefault="00573AFD">
      <w:pPr>
        <w:spacing w:after="0"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THIAGO LUIS SILVA FORTUNATO</w:t>
      </w:r>
    </w:p>
    <w:p w14:paraId="182813CF" w14:textId="77777777" w:rsidR="00200A81" w:rsidRDefault="00200A81">
      <w:pPr>
        <w:spacing w:after="0" w:line="360" w:lineRule="auto"/>
        <w:jc w:val="center"/>
        <w:rPr>
          <w:rFonts w:ascii="Times New Roman" w:hAnsi="Times New Roman" w:cs="Times New Roman"/>
          <w:b/>
          <w:bCs/>
          <w:color w:val="000000"/>
          <w:sz w:val="28"/>
          <w:szCs w:val="28"/>
        </w:rPr>
      </w:pPr>
    </w:p>
    <w:p w14:paraId="548CA020" w14:textId="77777777" w:rsidR="00200A81" w:rsidRDefault="00200A81">
      <w:pPr>
        <w:spacing w:after="0" w:line="360" w:lineRule="auto"/>
        <w:jc w:val="center"/>
        <w:rPr>
          <w:rFonts w:ascii="Times New Roman" w:hAnsi="Times New Roman" w:cs="Times New Roman"/>
          <w:b/>
          <w:bCs/>
          <w:color w:val="000000"/>
          <w:sz w:val="28"/>
          <w:szCs w:val="28"/>
        </w:rPr>
      </w:pPr>
    </w:p>
    <w:p w14:paraId="31E7C0BF" w14:textId="77777777" w:rsidR="00200A81" w:rsidRDefault="00200A81">
      <w:pPr>
        <w:spacing w:after="0" w:line="360" w:lineRule="auto"/>
        <w:jc w:val="center"/>
        <w:rPr>
          <w:rFonts w:ascii="Times New Roman" w:hAnsi="Times New Roman" w:cs="Times New Roman"/>
          <w:b/>
          <w:bCs/>
          <w:color w:val="000000"/>
          <w:sz w:val="28"/>
          <w:szCs w:val="28"/>
        </w:rPr>
      </w:pPr>
    </w:p>
    <w:p w14:paraId="22DA200D" w14:textId="77777777" w:rsidR="00200A81" w:rsidRDefault="00200A81">
      <w:pPr>
        <w:spacing w:after="0" w:line="360" w:lineRule="auto"/>
        <w:jc w:val="center"/>
        <w:rPr>
          <w:rFonts w:ascii="Times New Roman" w:hAnsi="Times New Roman" w:cs="Times New Roman"/>
          <w:b/>
          <w:bCs/>
          <w:color w:val="000000"/>
          <w:sz w:val="28"/>
          <w:szCs w:val="28"/>
        </w:rPr>
      </w:pPr>
    </w:p>
    <w:p w14:paraId="250C6333" w14:textId="77777777" w:rsidR="00200A81" w:rsidRDefault="00200A81">
      <w:pPr>
        <w:spacing w:after="0" w:line="360" w:lineRule="auto"/>
        <w:jc w:val="center"/>
        <w:rPr>
          <w:rFonts w:ascii="Times New Roman" w:hAnsi="Times New Roman" w:cs="Times New Roman"/>
          <w:b/>
          <w:bCs/>
          <w:color w:val="000000"/>
          <w:sz w:val="28"/>
          <w:szCs w:val="28"/>
        </w:rPr>
      </w:pPr>
    </w:p>
    <w:p w14:paraId="67465226" w14:textId="77777777" w:rsidR="00200A81" w:rsidRDefault="00200A81">
      <w:pPr>
        <w:spacing w:after="0" w:line="360" w:lineRule="auto"/>
        <w:jc w:val="center"/>
        <w:rPr>
          <w:rFonts w:ascii="Times New Roman" w:hAnsi="Times New Roman" w:cs="Times New Roman"/>
          <w:b/>
          <w:bCs/>
          <w:color w:val="000000"/>
          <w:sz w:val="28"/>
          <w:szCs w:val="28"/>
        </w:rPr>
      </w:pPr>
    </w:p>
    <w:p w14:paraId="0FCA659B" w14:textId="77777777" w:rsidR="00200A81" w:rsidRDefault="00573AFD">
      <w:pPr>
        <w:spacing w:after="0"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PLANEJAMENTO E IMPLANTAÇÃO DO SOFTWARE </w:t>
      </w:r>
    </w:p>
    <w:p w14:paraId="62A8B111" w14:textId="77777777" w:rsidR="00200A81" w:rsidRDefault="00573AFD">
      <w:pPr>
        <w:spacing w:after="0"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AVALIADOR DE COMPETÊNCIAS MAPSKILLS</w:t>
      </w:r>
    </w:p>
    <w:p w14:paraId="7C9DB722" w14:textId="77777777" w:rsidR="00200A81" w:rsidRDefault="00200A81">
      <w:pPr>
        <w:spacing w:after="0" w:line="360" w:lineRule="auto"/>
        <w:jc w:val="center"/>
        <w:rPr>
          <w:rFonts w:ascii="Times New Roman" w:hAnsi="Times New Roman" w:cs="Times New Roman"/>
          <w:b/>
          <w:bCs/>
          <w:color w:val="000000"/>
          <w:sz w:val="28"/>
          <w:szCs w:val="28"/>
        </w:rPr>
      </w:pPr>
    </w:p>
    <w:p w14:paraId="49878B03" w14:textId="77777777" w:rsidR="00200A81" w:rsidRDefault="00200A81">
      <w:pPr>
        <w:spacing w:after="0" w:line="360" w:lineRule="auto"/>
        <w:jc w:val="center"/>
        <w:rPr>
          <w:rFonts w:ascii="Times New Roman" w:hAnsi="Times New Roman" w:cs="Times New Roman"/>
          <w:b/>
          <w:bCs/>
          <w:color w:val="000000"/>
          <w:sz w:val="28"/>
          <w:szCs w:val="28"/>
        </w:rPr>
      </w:pPr>
    </w:p>
    <w:p w14:paraId="6FECCF13" w14:textId="77777777" w:rsidR="00200A81" w:rsidRDefault="00200A81">
      <w:pPr>
        <w:spacing w:after="0" w:line="360" w:lineRule="auto"/>
        <w:jc w:val="center"/>
        <w:rPr>
          <w:rFonts w:ascii="Times New Roman" w:hAnsi="Times New Roman" w:cs="Times New Roman"/>
          <w:b/>
          <w:bCs/>
          <w:color w:val="000000"/>
          <w:sz w:val="28"/>
          <w:szCs w:val="28"/>
        </w:rPr>
      </w:pPr>
    </w:p>
    <w:p w14:paraId="6AD0F5B3" w14:textId="77777777" w:rsidR="00200A81" w:rsidRDefault="00200A81">
      <w:pPr>
        <w:spacing w:after="0" w:line="360" w:lineRule="auto"/>
        <w:jc w:val="center"/>
        <w:rPr>
          <w:rFonts w:ascii="Times New Roman" w:hAnsi="Times New Roman" w:cs="Times New Roman"/>
          <w:b/>
          <w:bCs/>
          <w:color w:val="000000"/>
          <w:sz w:val="28"/>
          <w:szCs w:val="28"/>
        </w:rPr>
      </w:pPr>
    </w:p>
    <w:p w14:paraId="6D6EC025" w14:textId="77777777" w:rsidR="00200A81" w:rsidRDefault="00200A81">
      <w:pPr>
        <w:spacing w:after="0" w:line="360" w:lineRule="auto"/>
        <w:jc w:val="center"/>
        <w:rPr>
          <w:rFonts w:ascii="Times New Roman" w:hAnsi="Times New Roman" w:cs="Times New Roman"/>
          <w:b/>
          <w:bCs/>
          <w:color w:val="000000"/>
          <w:sz w:val="28"/>
          <w:szCs w:val="28"/>
        </w:rPr>
      </w:pPr>
    </w:p>
    <w:p w14:paraId="4CCE4FD7" w14:textId="77777777" w:rsidR="00200A81" w:rsidRDefault="00200A81">
      <w:pPr>
        <w:spacing w:after="0" w:line="360" w:lineRule="auto"/>
        <w:jc w:val="center"/>
        <w:rPr>
          <w:rFonts w:ascii="Times New Roman" w:hAnsi="Times New Roman" w:cs="Times New Roman"/>
          <w:b/>
          <w:bCs/>
          <w:color w:val="000000"/>
          <w:sz w:val="28"/>
          <w:szCs w:val="28"/>
        </w:rPr>
      </w:pPr>
    </w:p>
    <w:p w14:paraId="21D9C373" w14:textId="77777777" w:rsidR="00200A81" w:rsidRDefault="00200A81">
      <w:pPr>
        <w:spacing w:after="0" w:line="360" w:lineRule="auto"/>
        <w:jc w:val="center"/>
        <w:rPr>
          <w:rFonts w:ascii="Times New Roman" w:hAnsi="Times New Roman" w:cs="Times New Roman"/>
          <w:b/>
          <w:bCs/>
          <w:color w:val="000000"/>
          <w:sz w:val="28"/>
          <w:szCs w:val="28"/>
        </w:rPr>
      </w:pPr>
    </w:p>
    <w:p w14:paraId="3A2BCC2C" w14:textId="77777777" w:rsidR="00200A81" w:rsidRDefault="00200A81">
      <w:pPr>
        <w:spacing w:after="0" w:line="360" w:lineRule="auto"/>
        <w:rPr>
          <w:rFonts w:ascii="Times New Roman" w:eastAsia="Times New Roman" w:hAnsi="Times New Roman" w:cs="Times New Roman"/>
          <w:b/>
          <w:bCs/>
          <w:sz w:val="24"/>
          <w:szCs w:val="24"/>
          <w:lang w:eastAsia="pt-BR"/>
        </w:rPr>
      </w:pPr>
    </w:p>
    <w:p w14:paraId="3D449312" w14:textId="77777777" w:rsidR="00200A81" w:rsidRDefault="00200A81">
      <w:pPr>
        <w:spacing w:after="0" w:line="360" w:lineRule="auto"/>
        <w:rPr>
          <w:rFonts w:ascii="Times New Roman" w:eastAsia="Times New Roman" w:hAnsi="Times New Roman" w:cs="Times New Roman"/>
          <w:b/>
          <w:bCs/>
          <w:sz w:val="24"/>
          <w:szCs w:val="24"/>
          <w:lang w:eastAsia="pt-BR"/>
        </w:rPr>
      </w:pPr>
    </w:p>
    <w:p w14:paraId="0ACAE046" w14:textId="77777777" w:rsidR="00200A81" w:rsidRDefault="00200A81">
      <w:pPr>
        <w:spacing w:after="0" w:line="360" w:lineRule="auto"/>
        <w:rPr>
          <w:rFonts w:ascii="Times New Roman" w:eastAsia="Times New Roman" w:hAnsi="Times New Roman" w:cs="Times New Roman"/>
          <w:b/>
          <w:bCs/>
          <w:sz w:val="24"/>
          <w:szCs w:val="24"/>
          <w:lang w:eastAsia="pt-BR"/>
        </w:rPr>
      </w:pPr>
    </w:p>
    <w:p w14:paraId="240AA2E4" w14:textId="77777777" w:rsidR="00200A81" w:rsidRDefault="00200A81">
      <w:pPr>
        <w:spacing w:after="0" w:line="360" w:lineRule="auto"/>
        <w:rPr>
          <w:rFonts w:ascii="Times New Roman" w:eastAsia="Times New Roman" w:hAnsi="Times New Roman" w:cs="Times New Roman"/>
          <w:b/>
          <w:bCs/>
          <w:sz w:val="24"/>
          <w:szCs w:val="24"/>
          <w:lang w:eastAsia="pt-BR"/>
        </w:rPr>
      </w:pPr>
    </w:p>
    <w:p w14:paraId="4717C6EA" w14:textId="77777777" w:rsidR="00200A81" w:rsidRDefault="00200A81">
      <w:pPr>
        <w:spacing w:after="0" w:line="360" w:lineRule="auto"/>
        <w:rPr>
          <w:rFonts w:ascii="Times New Roman" w:eastAsia="Times New Roman" w:hAnsi="Times New Roman" w:cs="Times New Roman"/>
          <w:b/>
          <w:bCs/>
          <w:sz w:val="24"/>
          <w:szCs w:val="24"/>
          <w:lang w:eastAsia="pt-BR"/>
        </w:rPr>
      </w:pPr>
    </w:p>
    <w:p w14:paraId="7636E0C9" w14:textId="77777777" w:rsidR="00200A81" w:rsidRDefault="00200A81">
      <w:pPr>
        <w:spacing w:after="0" w:line="360" w:lineRule="auto"/>
        <w:rPr>
          <w:rFonts w:ascii="Times New Roman" w:eastAsia="Times New Roman" w:hAnsi="Times New Roman" w:cs="Times New Roman"/>
          <w:b/>
          <w:bCs/>
          <w:sz w:val="24"/>
          <w:szCs w:val="24"/>
          <w:lang w:eastAsia="pt-BR"/>
        </w:rPr>
      </w:pPr>
    </w:p>
    <w:p w14:paraId="325A80CC" w14:textId="77777777" w:rsidR="00200A81" w:rsidRDefault="00200A81">
      <w:pPr>
        <w:spacing w:after="0" w:line="360" w:lineRule="auto"/>
        <w:rPr>
          <w:rFonts w:ascii="Times New Roman" w:eastAsia="Times New Roman" w:hAnsi="Times New Roman" w:cs="Times New Roman"/>
          <w:b/>
          <w:bCs/>
          <w:sz w:val="24"/>
          <w:szCs w:val="24"/>
          <w:lang w:eastAsia="pt-BR"/>
        </w:rPr>
      </w:pPr>
    </w:p>
    <w:p w14:paraId="550BDCA9" w14:textId="77777777" w:rsidR="00200A81" w:rsidRDefault="00200A81">
      <w:pPr>
        <w:spacing w:after="0" w:line="360" w:lineRule="auto"/>
        <w:rPr>
          <w:rFonts w:ascii="Times New Roman" w:eastAsia="Times New Roman" w:hAnsi="Times New Roman" w:cs="Times New Roman"/>
          <w:b/>
          <w:bCs/>
          <w:sz w:val="24"/>
          <w:szCs w:val="24"/>
          <w:lang w:eastAsia="pt-BR"/>
        </w:rPr>
      </w:pPr>
    </w:p>
    <w:p w14:paraId="431D3555" w14:textId="77777777" w:rsidR="00200A81" w:rsidRDefault="00200A81">
      <w:pPr>
        <w:spacing w:after="0" w:line="360" w:lineRule="auto"/>
        <w:rPr>
          <w:rFonts w:ascii="Times New Roman" w:eastAsia="Times New Roman" w:hAnsi="Times New Roman" w:cs="Times New Roman"/>
          <w:b/>
          <w:bCs/>
          <w:sz w:val="24"/>
          <w:szCs w:val="24"/>
          <w:lang w:eastAsia="pt-BR"/>
        </w:rPr>
      </w:pPr>
    </w:p>
    <w:p w14:paraId="5293D3F9" w14:textId="77777777" w:rsidR="00200A81" w:rsidRDefault="00200A81">
      <w:pPr>
        <w:spacing w:after="0" w:line="360" w:lineRule="auto"/>
        <w:rPr>
          <w:rFonts w:ascii="Times New Roman" w:eastAsia="Times New Roman" w:hAnsi="Times New Roman" w:cs="Times New Roman"/>
          <w:b/>
          <w:bCs/>
          <w:sz w:val="24"/>
          <w:szCs w:val="24"/>
          <w:lang w:eastAsia="pt-BR"/>
        </w:rPr>
      </w:pPr>
    </w:p>
    <w:p w14:paraId="0C37C5FC" w14:textId="77777777" w:rsidR="00200A81" w:rsidRDefault="00200A81">
      <w:pPr>
        <w:spacing w:after="0" w:line="360" w:lineRule="auto"/>
        <w:rPr>
          <w:rFonts w:ascii="Times New Roman" w:eastAsia="Times New Roman" w:hAnsi="Times New Roman" w:cs="Times New Roman"/>
          <w:b/>
          <w:bCs/>
          <w:sz w:val="24"/>
          <w:szCs w:val="24"/>
          <w:lang w:eastAsia="pt-BR"/>
        </w:rPr>
      </w:pPr>
    </w:p>
    <w:p w14:paraId="52B315CF" w14:textId="77777777" w:rsidR="00200A81" w:rsidRDefault="00200A81">
      <w:pPr>
        <w:spacing w:after="0" w:line="360" w:lineRule="auto"/>
        <w:rPr>
          <w:rFonts w:ascii="Times New Roman" w:eastAsia="Times New Roman" w:hAnsi="Times New Roman" w:cs="Times New Roman"/>
          <w:b/>
          <w:bCs/>
          <w:sz w:val="24"/>
          <w:szCs w:val="24"/>
          <w:lang w:eastAsia="pt-BR"/>
        </w:rPr>
      </w:pPr>
    </w:p>
    <w:p w14:paraId="3B58880E" w14:textId="77777777" w:rsidR="00200A81" w:rsidRDefault="00200A81">
      <w:pPr>
        <w:spacing w:after="0" w:line="360" w:lineRule="auto"/>
        <w:rPr>
          <w:rFonts w:ascii="Times New Roman" w:eastAsia="Times New Roman" w:hAnsi="Times New Roman" w:cs="Times New Roman"/>
          <w:b/>
          <w:bCs/>
          <w:sz w:val="24"/>
          <w:szCs w:val="24"/>
          <w:lang w:eastAsia="pt-BR"/>
        </w:rPr>
      </w:pPr>
    </w:p>
    <w:p w14:paraId="4E686377" w14:textId="77777777" w:rsidR="00200A81" w:rsidRDefault="00200A81">
      <w:pPr>
        <w:spacing w:after="0" w:line="360" w:lineRule="auto"/>
        <w:rPr>
          <w:rFonts w:ascii="Times New Roman" w:eastAsia="Times New Roman" w:hAnsi="Times New Roman" w:cs="Times New Roman"/>
          <w:b/>
          <w:bCs/>
          <w:sz w:val="24"/>
          <w:szCs w:val="24"/>
          <w:lang w:eastAsia="pt-BR"/>
        </w:rPr>
      </w:pPr>
    </w:p>
    <w:p w14:paraId="15BCB907" w14:textId="77777777" w:rsidR="00200A81" w:rsidRDefault="00200A81">
      <w:pPr>
        <w:spacing w:after="0" w:line="360" w:lineRule="auto"/>
        <w:rPr>
          <w:rFonts w:ascii="Times New Roman" w:eastAsia="Times New Roman" w:hAnsi="Times New Roman" w:cs="Times New Roman"/>
          <w:b/>
          <w:bCs/>
          <w:sz w:val="24"/>
          <w:szCs w:val="24"/>
          <w:lang w:eastAsia="pt-BR"/>
        </w:rPr>
      </w:pPr>
    </w:p>
    <w:p w14:paraId="0413117F" w14:textId="77777777" w:rsidR="00200A81" w:rsidRDefault="00200A81">
      <w:pPr>
        <w:spacing w:after="0" w:line="360" w:lineRule="auto"/>
        <w:rPr>
          <w:rFonts w:ascii="Times New Roman" w:eastAsia="Times New Roman" w:hAnsi="Times New Roman" w:cs="Times New Roman"/>
          <w:b/>
          <w:bCs/>
          <w:sz w:val="24"/>
          <w:szCs w:val="24"/>
          <w:lang w:eastAsia="pt-BR"/>
        </w:rPr>
      </w:pPr>
    </w:p>
    <w:p w14:paraId="6A92E158" w14:textId="77777777" w:rsidR="00200A81" w:rsidRDefault="00200A81">
      <w:pPr>
        <w:spacing w:after="0" w:line="360" w:lineRule="auto"/>
        <w:rPr>
          <w:rFonts w:ascii="Times New Roman" w:eastAsia="Times New Roman" w:hAnsi="Times New Roman" w:cs="Times New Roman"/>
          <w:b/>
          <w:bCs/>
          <w:sz w:val="24"/>
          <w:szCs w:val="24"/>
          <w:lang w:eastAsia="pt-BR"/>
        </w:rPr>
      </w:pPr>
    </w:p>
    <w:p w14:paraId="1FDBCD41" w14:textId="77777777" w:rsidR="00200A81" w:rsidRDefault="00573AFD">
      <w:pPr>
        <w:spacing w:after="0" w:line="360" w:lineRule="auto"/>
        <w:jc w:val="center"/>
        <w:rPr>
          <w:rFonts w:ascii="Times New Roman" w:eastAsia="Times New Roman" w:hAnsi="Times New Roman" w:cs="Times New Roman"/>
          <w:b/>
          <w:bCs/>
          <w:sz w:val="24"/>
          <w:szCs w:val="24"/>
          <w:lang w:eastAsia="pt-BR"/>
        </w:rPr>
      </w:pPr>
      <w:r>
        <w:rPr>
          <w:rFonts w:ascii="Times New Roman" w:eastAsia="Times New Roman" w:hAnsi="Times New Roman" w:cs="Times New Roman"/>
          <w:b/>
          <w:bCs/>
          <w:sz w:val="24"/>
          <w:szCs w:val="24"/>
          <w:lang w:eastAsia="pt-BR"/>
        </w:rPr>
        <w:t>São José dos Campos</w:t>
      </w:r>
    </w:p>
    <w:p w14:paraId="4E5DF9C0" w14:textId="77777777" w:rsidR="00200A81" w:rsidRDefault="00573AFD">
      <w:pPr>
        <w:spacing w:after="0" w:line="360" w:lineRule="auto"/>
        <w:jc w:val="center"/>
        <w:rPr>
          <w:rFonts w:ascii="Times New Roman" w:eastAsia="Times New Roman" w:hAnsi="Times New Roman" w:cs="Times New Roman"/>
          <w:b/>
          <w:bCs/>
          <w:sz w:val="24"/>
          <w:szCs w:val="24"/>
          <w:lang w:eastAsia="pt-BR"/>
        </w:rPr>
      </w:pPr>
      <w:r>
        <w:rPr>
          <w:rFonts w:ascii="Times New Roman" w:eastAsia="Times New Roman" w:hAnsi="Times New Roman" w:cs="Times New Roman"/>
          <w:b/>
          <w:bCs/>
          <w:sz w:val="24"/>
          <w:szCs w:val="24"/>
          <w:lang w:eastAsia="pt-BR"/>
        </w:rPr>
        <w:t>2016</w:t>
      </w:r>
    </w:p>
    <w:p w14:paraId="06430B01" w14:textId="77777777" w:rsidR="00200A81" w:rsidRDefault="00573AFD">
      <w:pPr>
        <w:pStyle w:val="Default"/>
        <w:spacing w:line="360" w:lineRule="auto"/>
        <w:jc w:val="center"/>
        <w:rPr>
          <w:b/>
          <w:bCs/>
          <w:sz w:val="28"/>
          <w:szCs w:val="28"/>
        </w:rPr>
      </w:pPr>
      <w:r>
        <w:rPr>
          <w:b/>
          <w:bCs/>
          <w:sz w:val="28"/>
          <w:szCs w:val="28"/>
        </w:rPr>
        <w:t>THIAGO LUIS SILVA FORTUNATO</w:t>
      </w:r>
    </w:p>
    <w:p w14:paraId="5509C714" w14:textId="77777777" w:rsidR="00200A81" w:rsidRDefault="00200A81">
      <w:pPr>
        <w:spacing w:after="0" w:line="360" w:lineRule="auto"/>
        <w:rPr>
          <w:rFonts w:ascii="Times New Roman" w:hAnsi="Times New Roman" w:cs="Times New Roman"/>
          <w:b/>
          <w:bCs/>
          <w:color w:val="000000"/>
          <w:sz w:val="28"/>
          <w:szCs w:val="28"/>
        </w:rPr>
      </w:pPr>
    </w:p>
    <w:p w14:paraId="7327406D" w14:textId="77777777" w:rsidR="00200A81" w:rsidRDefault="00200A81">
      <w:pPr>
        <w:spacing w:after="0" w:line="360" w:lineRule="auto"/>
        <w:rPr>
          <w:rFonts w:ascii="Times New Roman" w:hAnsi="Times New Roman" w:cs="Times New Roman"/>
          <w:b/>
          <w:bCs/>
          <w:color w:val="000000"/>
          <w:sz w:val="28"/>
          <w:szCs w:val="28"/>
        </w:rPr>
      </w:pPr>
    </w:p>
    <w:p w14:paraId="43DF8098" w14:textId="77777777" w:rsidR="00200A81" w:rsidRDefault="00200A81">
      <w:pPr>
        <w:spacing w:after="0" w:line="360" w:lineRule="auto"/>
        <w:rPr>
          <w:rFonts w:ascii="Times New Roman" w:hAnsi="Times New Roman" w:cs="Times New Roman"/>
          <w:b/>
          <w:bCs/>
          <w:color w:val="000000"/>
          <w:sz w:val="28"/>
          <w:szCs w:val="28"/>
        </w:rPr>
      </w:pPr>
    </w:p>
    <w:p w14:paraId="70552FBE" w14:textId="77777777" w:rsidR="00200A81" w:rsidRDefault="00573AFD">
      <w:pPr>
        <w:spacing w:after="0"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PLANEJAMENTO E IMPLANTAÇÃO DO SOFTWARE </w:t>
      </w:r>
    </w:p>
    <w:p w14:paraId="0F1574C7" w14:textId="77777777" w:rsidR="00200A81" w:rsidRDefault="00573AFD">
      <w:pPr>
        <w:spacing w:after="0"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AVALIADOR DE COMPETÊNCIAS MAPSKILLS.</w:t>
      </w:r>
    </w:p>
    <w:p w14:paraId="452DA75F" w14:textId="77777777" w:rsidR="00200A81" w:rsidRDefault="00200A81">
      <w:pPr>
        <w:spacing w:after="0" w:line="360" w:lineRule="auto"/>
        <w:rPr>
          <w:rFonts w:ascii="Times New Roman" w:hAnsi="Times New Roman" w:cs="Times New Roman"/>
          <w:color w:val="000000"/>
          <w:sz w:val="23"/>
          <w:szCs w:val="23"/>
        </w:rPr>
      </w:pPr>
    </w:p>
    <w:p w14:paraId="037AC061" w14:textId="77777777" w:rsidR="00200A81" w:rsidRDefault="00200A81">
      <w:pPr>
        <w:rPr>
          <w:rFonts w:ascii="Times New Roman" w:hAnsi="Times New Roman" w:cs="Times New Roman"/>
          <w:color w:val="000000"/>
          <w:sz w:val="23"/>
          <w:szCs w:val="23"/>
        </w:rPr>
      </w:pPr>
    </w:p>
    <w:p w14:paraId="17330D0D" w14:textId="77777777" w:rsidR="00200A81" w:rsidRDefault="00200A81">
      <w:pPr>
        <w:pageBreakBefore/>
        <w:spacing w:after="0" w:line="360" w:lineRule="auto"/>
        <w:rPr>
          <w:rFonts w:ascii="Times New Roman" w:hAnsi="Times New Roman" w:cs="Times New Roman"/>
          <w:color w:val="000000"/>
          <w:sz w:val="23"/>
          <w:szCs w:val="23"/>
        </w:rPr>
      </w:pPr>
    </w:p>
    <w:p w14:paraId="1C886DF6" w14:textId="77777777" w:rsidR="00200A81" w:rsidRDefault="00200A81">
      <w:pPr>
        <w:spacing w:after="0" w:line="360" w:lineRule="auto"/>
        <w:jc w:val="right"/>
        <w:rPr>
          <w:rFonts w:ascii="Times New Roman" w:hAnsi="Times New Roman" w:cs="Times New Roman"/>
          <w:color w:val="000000"/>
          <w:sz w:val="23"/>
          <w:szCs w:val="23"/>
        </w:rPr>
      </w:pPr>
    </w:p>
    <w:p w14:paraId="38EF3FB9" w14:textId="77777777" w:rsidR="00200A81" w:rsidRDefault="00200A81">
      <w:pPr>
        <w:spacing w:after="0" w:line="360" w:lineRule="auto"/>
        <w:rPr>
          <w:rFonts w:ascii="Times New Roman" w:hAnsi="Times New Roman" w:cs="Times New Roman"/>
          <w:color w:val="000000"/>
          <w:sz w:val="23"/>
          <w:szCs w:val="23"/>
        </w:rPr>
      </w:pPr>
    </w:p>
    <w:p w14:paraId="4D6C6F60" w14:textId="77777777" w:rsidR="00200A81" w:rsidRDefault="00200A81">
      <w:pPr>
        <w:spacing w:after="0" w:line="360" w:lineRule="auto"/>
        <w:rPr>
          <w:rFonts w:ascii="Times New Roman" w:hAnsi="Times New Roman" w:cs="Times New Roman"/>
          <w:color w:val="000000"/>
          <w:sz w:val="23"/>
          <w:szCs w:val="23"/>
        </w:rPr>
      </w:pPr>
    </w:p>
    <w:p w14:paraId="53F9A78A" w14:textId="77777777" w:rsidR="00200A81" w:rsidRDefault="00200A81">
      <w:pPr>
        <w:spacing w:after="0" w:line="360" w:lineRule="auto"/>
        <w:rPr>
          <w:rFonts w:ascii="Times New Roman" w:hAnsi="Times New Roman" w:cs="Times New Roman"/>
          <w:color w:val="000000"/>
          <w:sz w:val="23"/>
          <w:szCs w:val="23"/>
        </w:rPr>
      </w:pPr>
    </w:p>
    <w:p w14:paraId="2B9D4807" w14:textId="77777777" w:rsidR="00200A81" w:rsidRDefault="00200A81">
      <w:pPr>
        <w:spacing w:after="0" w:line="360" w:lineRule="auto"/>
        <w:rPr>
          <w:rFonts w:ascii="Times New Roman" w:hAnsi="Times New Roman" w:cs="Times New Roman"/>
          <w:color w:val="000000"/>
          <w:sz w:val="23"/>
          <w:szCs w:val="23"/>
        </w:rPr>
      </w:pPr>
    </w:p>
    <w:p w14:paraId="4BE107CA" w14:textId="77777777" w:rsidR="00200A81" w:rsidRDefault="00200A81">
      <w:pPr>
        <w:spacing w:after="0" w:line="360" w:lineRule="auto"/>
        <w:rPr>
          <w:rFonts w:ascii="Times New Roman" w:hAnsi="Times New Roman" w:cs="Times New Roman"/>
          <w:color w:val="000000"/>
          <w:sz w:val="23"/>
          <w:szCs w:val="23"/>
        </w:rPr>
      </w:pPr>
    </w:p>
    <w:p w14:paraId="12F4A2A8" w14:textId="77777777" w:rsidR="00200A81" w:rsidRDefault="00200A81">
      <w:pPr>
        <w:spacing w:after="0" w:line="360" w:lineRule="auto"/>
        <w:rPr>
          <w:rFonts w:ascii="Times New Roman" w:hAnsi="Times New Roman" w:cs="Times New Roman"/>
          <w:color w:val="000000"/>
          <w:sz w:val="23"/>
          <w:szCs w:val="23"/>
        </w:rPr>
      </w:pPr>
    </w:p>
    <w:p w14:paraId="4E10CB71" w14:textId="77777777" w:rsidR="00200A81" w:rsidRDefault="00200A81">
      <w:pPr>
        <w:spacing w:after="0" w:line="360" w:lineRule="auto"/>
        <w:rPr>
          <w:rFonts w:ascii="Times New Roman" w:hAnsi="Times New Roman" w:cs="Times New Roman"/>
          <w:color w:val="000000"/>
          <w:sz w:val="23"/>
          <w:szCs w:val="23"/>
        </w:rPr>
      </w:pPr>
    </w:p>
    <w:p w14:paraId="755981AB" w14:textId="77777777" w:rsidR="00200A81" w:rsidRDefault="00200A81">
      <w:pPr>
        <w:spacing w:after="0" w:line="360" w:lineRule="auto"/>
        <w:rPr>
          <w:rFonts w:ascii="Times New Roman" w:hAnsi="Times New Roman" w:cs="Times New Roman"/>
          <w:color w:val="000000"/>
          <w:sz w:val="23"/>
          <w:szCs w:val="23"/>
        </w:rPr>
      </w:pPr>
    </w:p>
    <w:p w14:paraId="05D0723D" w14:textId="77777777" w:rsidR="00200A81" w:rsidRDefault="00200A81">
      <w:pPr>
        <w:spacing w:after="0" w:line="360" w:lineRule="auto"/>
        <w:rPr>
          <w:rFonts w:ascii="Times New Roman" w:hAnsi="Times New Roman" w:cs="Times New Roman"/>
          <w:color w:val="000000"/>
          <w:sz w:val="23"/>
          <w:szCs w:val="23"/>
        </w:rPr>
      </w:pPr>
    </w:p>
    <w:p w14:paraId="28BB3E0B" w14:textId="77777777" w:rsidR="00200A81" w:rsidRDefault="00200A81">
      <w:pPr>
        <w:spacing w:after="0" w:line="360" w:lineRule="auto"/>
        <w:rPr>
          <w:rFonts w:ascii="Times New Roman" w:hAnsi="Times New Roman" w:cs="Times New Roman"/>
          <w:color w:val="000000"/>
          <w:sz w:val="23"/>
          <w:szCs w:val="23"/>
        </w:rPr>
      </w:pPr>
    </w:p>
    <w:p w14:paraId="3247E218" w14:textId="77777777" w:rsidR="00200A81" w:rsidRDefault="00200A81">
      <w:pPr>
        <w:spacing w:after="0" w:line="360" w:lineRule="auto"/>
        <w:rPr>
          <w:rFonts w:ascii="Times New Roman" w:hAnsi="Times New Roman" w:cs="Times New Roman"/>
          <w:color w:val="000000"/>
          <w:sz w:val="23"/>
          <w:szCs w:val="23"/>
        </w:rPr>
      </w:pPr>
    </w:p>
    <w:p w14:paraId="0AB9921B" w14:textId="77777777" w:rsidR="00200A81" w:rsidRDefault="00573AFD">
      <w:pPr>
        <w:spacing w:after="0" w:line="360" w:lineRule="auto"/>
        <w:ind w:left="4820"/>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Trabalho de Graduação apresentado à </w:t>
      </w:r>
    </w:p>
    <w:p w14:paraId="0C26D20E" w14:textId="77777777" w:rsidR="00200A81" w:rsidRDefault="00573AFD">
      <w:pPr>
        <w:spacing w:after="0" w:line="360" w:lineRule="auto"/>
        <w:ind w:left="4820"/>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Faculdade de Tecnologia São José dos </w:t>
      </w:r>
    </w:p>
    <w:p w14:paraId="4855180F" w14:textId="77777777" w:rsidR="00200A81" w:rsidRDefault="00573AFD">
      <w:pPr>
        <w:spacing w:after="0" w:line="360" w:lineRule="auto"/>
        <w:ind w:left="4820"/>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Campos, como parte dos requisitos </w:t>
      </w:r>
    </w:p>
    <w:p w14:paraId="0388E167" w14:textId="77777777" w:rsidR="00200A81" w:rsidRDefault="00573AFD">
      <w:pPr>
        <w:spacing w:after="0" w:line="360" w:lineRule="auto"/>
        <w:ind w:left="4820"/>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necessários para a obtenção do título de </w:t>
      </w:r>
    </w:p>
    <w:p w14:paraId="353BD9C0" w14:textId="77777777" w:rsidR="00200A81" w:rsidRDefault="00573AFD">
      <w:pPr>
        <w:spacing w:after="0" w:line="360" w:lineRule="auto"/>
        <w:ind w:left="4820"/>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Tecnólogo em Banco de Dados.</w:t>
      </w:r>
    </w:p>
    <w:p w14:paraId="541D7078" w14:textId="77777777" w:rsidR="00200A81" w:rsidRDefault="00200A81">
      <w:pPr>
        <w:spacing w:after="0" w:line="360" w:lineRule="auto"/>
        <w:rPr>
          <w:rFonts w:ascii="Times New Roman" w:hAnsi="Times New Roman" w:cs="Times New Roman"/>
          <w:b/>
          <w:bCs/>
          <w:color w:val="000000"/>
          <w:sz w:val="23"/>
          <w:szCs w:val="23"/>
        </w:rPr>
      </w:pPr>
    </w:p>
    <w:p w14:paraId="08707DA5" w14:textId="77777777" w:rsidR="00200A81" w:rsidRDefault="00573AFD">
      <w:pPr>
        <w:spacing w:after="0" w:line="360" w:lineRule="auto"/>
        <w:ind w:left="5103"/>
        <w:rPr>
          <w:rFonts w:ascii="Times New Roman" w:eastAsia="Times New Roman" w:hAnsi="Times New Roman" w:cs="Times New Roman"/>
          <w:b/>
          <w:bCs/>
          <w:color w:val="000000"/>
          <w:sz w:val="23"/>
          <w:szCs w:val="23"/>
        </w:rPr>
      </w:pPr>
      <w:r>
        <w:rPr>
          <w:rFonts w:ascii="Times New Roman" w:eastAsia="Times New Roman" w:hAnsi="Times New Roman" w:cs="Times New Roman"/>
          <w:b/>
          <w:bCs/>
          <w:color w:val="000000"/>
          <w:sz w:val="23"/>
          <w:szCs w:val="23"/>
        </w:rPr>
        <w:t xml:space="preserve">Orientador: Me. Eduardo Sakaue </w:t>
      </w:r>
    </w:p>
    <w:p w14:paraId="5E90D272" w14:textId="77777777" w:rsidR="00200A81" w:rsidRDefault="00200A81">
      <w:pPr>
        <w:spacing w:after="0" w:line="360" w:lineRule="auto"/>
        <w:rPr>
          <w:rFonts w:ascii="Times New Roman" w:hAnsi="Times New Roman" w:cs="Times New Roman"/>
          <w:color w:val="000000"/>
          <w:sz w:val="28"/>
          <w:szCs w:val="28"/>
        </w:rPr>
      </w:pPr>
    </w:p>
    <w:p w14:paraId="74E63F65" w14:textId="77777777" w:rsidR="00200A81" w:rsidRDefault="00200A81">
      <w:pPr>
        <w:spacing w:after="0" w:line="360" w:lineRule="auto"/>
        <w:rPr>
          <w:rFonts w:ascii="Times New Roman" w:hAnsi="Times New Roman" w:cs="Times New Roman"/>
          <w:color w:val="000000"/>
          <w:sz w:val="28"/>
          <w:szCs w:val="28"/>
        </w:rPr>
      </w:pPr>
    </w:p>
    <w:p w14:paraId="401AF9AE" w14:textId="77777777" w:rsidR="00200A81" w:rsidRDefault="00200A81">
      <w:pPr>
        <w:spacing w:after="0" w:line="360" w:lineRule="auto"/>
        <w:rPr>
          <w:rFonts w:ascii="Times New Roman" w:hAnsi="Times New Roman" w:cs="Times New Roman"/>
          <w:color w:val="000000"/>
          <w:sz w:val="28"/>
          <w:szCs w:val="28"/>
        </w:rPr>
      </w:pPr>
    </w:p>
    <w:p w14:paraId="65E968F1" w14:textId="77777777" w:rsidR="00200A81" w:rsidRDefault="00200A81">
      <w:pPr>
        <w:spacing w:after="0" w:line="360" w:lineRule="auto"/>
        <w:rPr>
          <w:rFonts w:ascii="Times New Roman" w:hAnsi="Times New Roman" w:cs="Times New Roman"/>
          <w:color w:val="000000"/>
          <w:sz w:val="28"/>
          <w:szCs w:val="28"/>
        </w:rPr>
      </w:pPr>
    </w:p>
    <w:p w14:paraId="466BD27F" w14:textId="77777777" w:rsidR="00200A81" w:rsidRDefault="00200A81">
      <w:pPr>
        <w:spacing w:after="0" w:line="360" w:lineRule="auto"/>
        <w:rPr>
          <w:rFonts w:ascii="Times New Roman" w:hAnsi="Times New Roman" w:cs="Times New Roman"/>
          <w:color w:val="000000"/>
          <w:sz w:val="28"/>
          <w:szCs w:val="28"/>
        </w:rPr>
      </w:pPr>
    </w:p>
    <w:p w14:paraId="31773006" w14:textId="77777777" w:rsidR="00200A81" w:rsidRDefault="00200A81">
      <w:pPr>
        <w:spacing w:after="0" w:line="360" w:lineRule="auto"/>
        <w:rPr>
          <w:rFonts w:ascii="Times New Roman" w:hAnsi="Times New Roman" w:cs="Times New Roman"/>
          <w:color w:val="000000"/>
          <w:sz w:val="28"/>
          <w:szCs w:val="28"/>
        </w:rPr>
      </w:pPr>
    </w:p>
    <w:p w14:paraId="447A2082" w14:textId="77777777" w:rsidR="00200A81" w:rsidRDefault="00200A81">
      <w:pPr>
        <w:spacing w:after="0" w:line="360" w:lineRule="auto"/>
        <w:rPr>
          <w:rFonts w:ascii="Times New Roman" w:hAnsi="Times New Roman" w:cs="Times New Roman"/>
          <w:color w:val="000000"/>
          <w:sz w:val="28"/>
          <w:szCs w:val="28"/>
        </w:rPr>
      </w:pPr>
    </w:p>
    <w:p w14:paraId="1C3DFC43" w14:textId="77777777" w:rsidR="00200A81" w:rsidRDefault="00200A81">
      <w:pPr>
        <w:spacing w:after="0" w:line="360" w:lineRule="auto"/>
        <w:rPr>
          <w:rFonts w:ascii="Times New Roman" w:hAnsi="Times New Roman" w:cs="Times New Roman"/>
          <w:color w:val="000000"/>
          <w:sz w:val="28"/>
          <w:szCs w:val="28"/>
        </w:rPr>
      </w:pPr>
    </w:p>
    <w:p w14:paraId="1103526F" w14:textId="77777777" w:rsidR="00200A81" w:rsidRDefault="00200A81">
      <w:pPr>
        <w:spacing w:after="0" w:line="360" w:lineRule="auto"/>
        <w:rPr>
          <w:rFonts w:ascii="Times New Roman" w:hAnsi="Times New Roman" w:cs="Times New Roman"/>
          <w:color w:val="000000"/>
          <w:sz w:val="28"/>
          <w:szCs w:val="28"/>
        </w:rPr>
      </w:pPr>
    </w:p>
    <w:p w14:paraId="477E39BA" w14:textId="77777777" w:rsidR="00200A81" w:rsidRDefault="00200A81">
      <w:pPr>
        <w:spacing w:after="0" w:line="360" w:lineRule="auto"/>
        <w:rPr>
          <w:rFonts w:ascii="Times New Roman" w:hAnsi="Times New Roman" w:cs="Times New Roman"/>
          <w:color w:val="000000"/>
          <w:sz w:val="28"/>
          <w:szCs w:val="28"/>
        </w:rPr>
      </w:pPr>
    </w:p>
    <w:p w14:paraId="50796066" w14:textId="77777777" w:rsidR="00200A81" w:rsidRDefault="00573AFD">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São José dos Campos</w:t>
      </w:r>
    </w:p>
    <w:p w14:paraId="5B73FC00" w14:textId="77777777" w:rsidR="00200A81" w:rsidRDefault="00573AFD">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2015</w:t>
      </w:r>
    </w:p>
    <w:p w14:paraId="0B9768C4" w14:textId="77777777" w:rsidR="00200A81" w:rsidRDefault="00573AFD">
      <w:pPr>
        <w:rPr>
          <w:rFonts w:ascii="Times New Roman" w:eastAsia="Times New Roman" w:hAnsi="Times New Roman" w:cs="Times New Roman"/>
          <w:b/>
          <w:bCs/>
          <w:sz w:val="32"/>
          <w:szCs w:val="32"/>
          <w:lang w:eastAsia="pt-BR"/>
        </w:rPr>
      </w:pPr>
      <w:r>
        <w:rPr>
          <w:rFonts w:ascii="Times New Roman" w:eastAsia="Times New Roman" w:hAnsi="Times New Roman" w:cs="Times New Roman"/>
          <w:b/>
          <w:bCs/>
          <w:sz w:val="32"/>
          <w:szCs w:val="32"/>
          <w:lang w:eastAsia="pt-BR"/>
        </w:rPr>
        <w:lastRenderedPageBreak/>
        <w:t>Sumário</w:t>
      </w:r>
    </w:p>
    <w:p w14:paraId="4A9AD5BC" w14:textId="77777777" w:rsidR="00200A81" w:rsidRDefault="00573AFD">
      <w:pPr>
        <w:pageBreakBefore/>
        <w:spacing w:after="0" w:line="360" w:lineRule="auto"/>
        <w:rPr>
          <w:rFonts w:ascii="Times New Roman" w:eastAsia="Times New Roman" w:hAnsi="Times New Roman" w:cs="Times New Roman"/>
          <w:b/>
          <w:bCs/>
          <w:sz w:val="32"/>
          <w:szCs w:val="32"/>
          <w:lang w:eastAsia="pt-BR"/>
        </w:rPr>
      </w:pPr>
      <w:r>
        <w:rPr>
          <w:rFonts w:ascii="Times New Roman" w:eastAsia="Times New Roman" w:hAnsi="Times New Roman" w:cs="Times New Roman"/>
          <w:b/>
          <w:bCs/>
          <w:sz w:val="32"/>
          <w:szCs w:val="32"/>
          <w:lang w:eastAsia="pt-BR"/>
        </w:rPr>
        <w:lastRenderedPageBreak/>
        <w:t>- CAPITULO I</w:t>
      </w:r>
    </w:p>
    <w:p w14:paraId="31065F6B" w14:textId="77777777" w:rsidR="00200A81" w:rsidRDefault="00200A81">
      <w:pPr>
        <w:spacing w:after="0" w:line="360" w:lineRule="auto"/>
        <w:rPr>
          <w:rFonts w:ascii="Times New Roman" w:eastAsia="Times New Roman" w:hAnsi="Times New Roman" w:cs="Times New Roman"/>
          <w:b/>
          <w:bCs/>
          <w:sz w:val="24"/>
          <w:szCs w:val="24"/>
          <w:lang w:eastAsia="pt-BR"/>
        </w:rPr>
      </w:pPr>
    </w:p>
    <w:p w14:paraId="5C8768B5" w14:textId="77777777" w:rsidR="00200A81" w:rsidRDefault="00573AFD">
      <w:pPr>
        <w:spacing w:after="0" w:line="360" w:lineRule="auto"/>
        <w:jc w:val="both"/>
        <w:rPr>
          <w:rFonts w:ascii="Times New Roman" w:eastAsia="Times New Roman" w:hAnsi="Times New Roman" w:cs="Times New Roman"/>
          <w:b/>
          <w:bCs/>
          <w:sz w:val="28"/>
          <w:szCs w:val="28"/>
          <w:lang w:eastAsia="pt-BR"/>
        </w:rPr>
      </w:pPr>
      <w:r>
        <w:rPr>
          <w:rFonts w:ascii="Times New Roman" w:eastAsia="Times New Roman" w:hAnsi="Times New Roman" w:cs="Times New Roman"/>
          <w:b/>
          <w:bCs/>
          <w:sz w:val="28"/>
          <w:szCs w:val="28"/>
          <w:lang w:eastAsia="pt-BR"/>
        </w:rPr>
        <w:t xml:space="preserve">Problema (Tema): </w:t>
      </w:r>
    </w:p>
    <w:p w14:paraId="51C8C39D" w14:textId="77777777" w:rsidR="00200A81" w:rsidRDefault="00200A81">
      <w:pPr>
        <w:spacing w:after="0" w:line="360" w:lineRule="auto"/>
        <w:jc w:val="both"/>
        <w:rPr>
          <w:rFonts w:ascii="Times New Roman" w:eastAsia="Times New Roman" w:hAnsi="Times New Roman" w:cs="Times New Roman"/>
          <w:sz w:val="28"/>
          <w:szCs w:val="28"/>
          <w:lang w:eastAsia="pt-BR"/>
        </w:rPr>
      </w:pPr>
    </w:p>
    <w:p w14:paraId="1E055267" w14:textId="77777777" w:rsidR="00200A81" w:rsidRDefault="00573AFD">
      <w:pPr>
        <w:spacing w:after="0" w:line="360" w:lineRule="auto"/>
        <w:ind w:firstLine="708"/>
        <w:jc w:val="both"/>
        <w:rPr>
          <w:rFonts w:ascii="Times New Roman" w:eastAsia="Times New Roman" w:hAnsi="Times New Roman" w:cs="Times New Roman"/>
          <w:sz w:val="28"/>
          <w:szCs w:val="28"/>
          <w:lang w:eastAsia="pt-BR"/>
        </w:rPr>
      </w:pPr>
      <w:r>
        <w:rPr>
          <w:rFonts w:ascii="Times New Roman" w:eastAsia="Times New Roman" w:hAnsi="Times New Roman" w:cs="Times New Roman"/>
          <w:sz w:val="28"/>
          <w:szCs w:val="28"/>
          <w:lang w:eastAsia="pt-BR"/>
        </w:rPr>
        <w:t>Planejamento e Implantação do Software Avaliador de Competências Mapskills.</w:t>
      </w:r>
    </w:p>
    <w:p w14:paraId="4D36F044" w14:textId="77777777" w:rsidR="00200A81" w:rsidRDefault="00200A81">
      <w:pPr>
        <w:spacing w:after="0" w:line="360" w:lineRule="auto"/>
        <w:jc w:val="both"/>
        <w:rPr>
          <w:rFonts w:ascii="Times New Roman" w:eastAsia="Times New Roman" w:hAnsi="Times New Roman" w:cs="Times New Roman"/>
          <w:sz w:val="28"/>
          <w:szCs w:val="28"/>
          <w:lang w:eastAsia="pt-BR"/>
        </w:rPr>
      </w:pPr>
    </w:p>
    <w:p w14:paraId="4FAC390B" w14:textId="55905200" w:rsidR="00200A81" w:rsidRDefault="00573AFD">
      <w:pPr>
        <w:spacing w:after="0" w:line="360" w:lineRule="auto"/>
        <w:jc w:val="both"/>
        <w:rPr>
          <w:rFonts w:ascii="Times New Roman" w:eastAsia="Times New Roman" w:hAnsi="Times New Roman" w:cs="Times New Roman"/>
          <w:b/>
          <w:bCs/>
          <w:sz w:val="28"/>
          <w:szCs w:val="28"/>
          <w:lang w:eastAsia="pt-BR"/>
        </w:rPr>
      </w:pPr>
      <w:r>
        <w:rPr>
          <w:rFonts w:ascii="Times New Roman" w:eastAsia="Times New Roman" w:hAnsi="Times New Roman" w:cs="Times New Roman"/>
          <w:b/>
          <w:bCs/>
          <w:sz w:val="28"/>
          <w:szCs w:val="28"/>
          <w:lang w:eastAsia="pt-BR"/>
        </w:rPr>
        <w:t>- Justificativa (Motivação): (</w:t>
      </w:r>
      <w:r w:rsidR="00314603">
        <w:rPr>
          <w:rFonts w:ascii="Times New Roman" w:eastAsia="Times New Roman" w:hAnsi="Times New Roman" w:cs="Times New Roman"/>
          <w:b/>
          <w:bCs/>
          <w:sz w:val="28"/>
          <w:szCs w:val="28"/>
          <w:lang w:eastAsia="pt-BR"/>
        </w:rPr>
        <w:t>Projeto Permanência e Desenvolvimento</w:t>
      </w:r>
      <w:r w:rsidR="008D02EE">
        <w:rPr>
          <w:rStyle w:val="CommentReference"/>
        </w:rPr>
        <w:commentReference w:id="0"/>
      </w:r>
      <w:r w:rsidR="00314603">
        <w:rPr>
          <w:rFonts w:ascii="Times New Roman" w:eastAsia="Times New Roman" w:hAnsi="Times New Roman" w:cs="Times New Roman"/>
          <w:b/>
          <w:bCs/>
          <w:sz w:val="28"/>
          <w:szCs w:val="28"/>
          <w:lang w:eastAsia="pt-BR"/>
        </w:rPr>
        <w:t xml:space="preserve"> de Talentos Profissionais</w:t>
      </w:r>
      <w:r>
        <w:rPr>
          <w:rFonts w:ascii="Times New Roman" w:eastAsia="Times New Roman" w:hAnsi="Times New Roman" w:cs="Times New Roman"/>
          <w:b/>
          <w:bCs/>
          <w:sz w:val="28"/>
          <w:szCs w:val="28"/>
          <w:lang w:eastAsia="pt-BR"/>
        </w:rPr>
        <w:t>)</w:t>
      </w:r>
    </w:p>
    <w:p w14:paraId="1D153AC2" w14:textId="77777777" w:rsidR="00200A81" w:rsidRDefault="00200A81">
      <w:pPr>
        <w:spacing w:after="0" w:line="360" w:lineRule="auto"/>
        <w:jc w:val="both"/>
        <w:rPr>
          <w:rFonts w:ascii="Times New Roman" w:eastAsia="Times New Roman" w:hAnsi="Times New Roman" w:cs="Times New Roman"/>
          <w:b/>
          <w:sz w:val="28"/>
          <w:szCs w:val="28"/>
          <w:lang w:eastAsia="pt-BR"/>
        </w:rPr>
      </w:pPr>
    </w:p>
    <w:p w14:paraId="7ECB86A7" w14:textId="7563AC14" w:rsidR="00EF215A" w:rsidRDefault="003965B6" w:rsidP="00EF215A">
      <w:pPr>
        <w:tabs>
          <w:tab w:val="left" w:pos="1140"/>
        </w:tabs>
        <w:spacing w:before="120" w:after="120" w:line="360" w:lineRule="auto"/>
        <w:jc w:val="both"/>
        <w:rPr>
          <w:rFonts w:ascii="Times New Roman" w:eastAsia="Times New Roman" w:hAnsi="Times New Roman" w:cs="Times New Roman"/>
          <w:sz w:val="28"/>
          <w:szCs w:val="28"/>
          <w:lang w:eastAsia="pt-BR"/>
        </w:rPr>
      </w:pPr>
      <w:r>
        <w:rPr>
          <w:rFonts w:ascii="Times New Roman" w:eastAsia="Times New Roman" w:hAnsi="Times New Roman" w:cs="Times New Roman"/>
          <w:b/>
          <w:sz w:val="28"/>
          <w:szCs w:val="28"/>
          <w:lang w:eastAsia="pt-BR"/>
        </w:rPr>
        <w:tab/>
      </w:r>
      <w:r w:rsidR="001700D6">
        <w:rPr>
          <w:rFonts w:ascii="Times New Roman" w:eastAsia="Times New Roman" w:hAnsi="Times New Roman" w:cs="Times New Roman"/>
          <w:sz w:val="28"/>
          <w:szCs w:val="28"/>
          <w:lang w:eastAsia="pt-BR"/>
        </w:rPr>
        <w:t>Com o intuíto aumentar a permanência dos alunos nas instituições de ensino para mitigar a evasão dos estudantes, de forma a garantir  a conclusão no prazo previsto, o</w:t>
      </w:r>
      <w:r>
        <w:rPr>
          <w:rFonts w:ascii="Times New Roman" w:eastAsia="Times New Roman" w:hAnsi="Times New Roman" w:cs="Times New Roman"/>
          <w:sz w:val="28"/>
          <w:szCs w:val="28"/>
          <w:lang w:eastAsia="pt-BR"/>
        </w:rPr>
        <w:t xml:space="preserve"> Projeto Permanência e Desenvolvimento de Talentos Profissionais</w:t>
      </w:r>
      <w:r w:rsidR="001700D6">
        <w:rPr>
          <w:rFonts w:ascii="Times New Roman" w:eastAsia="Times New Roman" w:hAnsi="Times New Roman" w:cs="Times New Roman"/>
          <w:sz w:val="28"/>
          <w:szCs w:val="28"/>
          <w:lang w:eastAsia="pt-BR"/>
        </w:rPr>
        <w:t xml:space="preserve"> do Centro Paula Souza deseja reduzir em 50% </w:t>
      </w:r>
      <w:r w:rsidR="00EF215A">
        <w:rPr>
          <w:rFonts w:ascii="Times New Roman" w:eastAsia="Times New Roman" w:hAnsi="Times New Roman" w:cs="Times New Roman"/>
          <w:sz w:val="28"/>
          <w:szCs w:val="28"/>
          <w:lang w:eastAsia="pt-BR"/>
        </w:rPr>
        <w:t xml:space="preserve">o índice de evasão nos cursos das Fatecs e Etecs selecionadas, visando desenvolver </w:t>
      </w:r>
      <w:r w:rsidR="00EF215A" w:rsidRPr="00EF215A">
        <w:rPr>
          <w:rFonts w:ascii="Times New Roman" w:eastAsia="Times New Roman" w:hAnsi="Times New Roman" w:cs="Times New Roman"/>
          <w:sz w:val="28"/>
          <w:szCs w:val="28"/>
          <w:lang w:eastAsia="pt-BR"/>
        </w:rPr>
        <w:t>metodologia, ferramentas, processos, parâmetros, indicadores e recursos</w:t>
      </w:r>
      <w:r w:rsidR="004E7134">
        <w:rPr>
          <w:rFonts w:ascii="Times New Roman" w:eastAsia="Times New Roman" w:hAnsi="Times New Roman" w:cs="Times New Roman"/>
          <w:sz w:val="28"/>
          <w:szCs w:val="28"/>
          <w:lang w:eastAsia="pt-BR"/>
        </w:rPr>
        <w:t xml:space="preserve"> (PROJETO PERMANÊNCIA, 2017)</w:t>
      </w:r>
      <w:r w:rsidR="00EF215A" w:rsidRPr="00EF215A">
        <w:rPr>
          <w:rFonts w:ascii="Times New Roman" w:eastAsia="Times New Roman" w:hAnsi="Times New Roman" w:cs="Times New Roman"/>
          <w:sz w:val="28"/>
          <w:szCs w:val="28"/>
          <w:lang w:eastAsia="pt-BR"/>
        </w:rPr>
        <w:t>.</w:t>
      </w:r>
    </w:p>
    <w:p w14:paraId="132270B8" w14:textId="0BCD69B7" w:rsidR="009479FF" w:rsidRDefault="00EF215A" w:rsidP="009479FF">
      <w:pPr>
        <w:spacing w:after="0" w:line="360" w:lineRule="auto"/>
        <w:ind w:firstLine="708"/>
        <w:jc w:val="both"/>
        <w:rPr>
          <w:rFonts w:ascii="Times New Roman" w:eastAsia="Times New Roman" w:hAnsi="Times New Roman" w:cs="Times New Roman"/>
          <w:sz w:val="28"/>
          <w:szCs w:val="28"/>
          <w:lang w:eastAsia="pt-BR"/>
        </w:rPr>
      </w:pPr>
      <w:r>
        <w:rPr>
          <w:rFonts w:ascii="Times New Roman" w:eastAsia="Times New Roman" w:hAnsi="Times New Roman" w:cs="Times New Roman"/>
          <w:sz w:val="28"/>
          <w:szCs w:val="28"/>
          <w:lang w:eastAsia="pt-BR"/>
        </w:rPr>
        <w:t xml:space="preserve">Como parte do Projeto de Desenvolvimento o Escritório de Carreiras da Fatec de São José dos Campos </w:t>
      </w:r>
      <w:r w:rsidR="009479FF">
        <w:rPr>
          <w:rFonts w:ascii="Times New Roman" w:eastAsia="Times New Roman" w:hAnsi="Times New Roman" w:cs="Times New Roman"/>
          <w:sz w:val="28"/>
          <w:szCs w:val="28"/>
          <w:lang w:eastAsia="pt-BR"/>
        </w:rPr>
        <w:t xml:space="preserve">foi moldado para ser um </w:t>
      </w:r>
      <w:commentRangeStart w:id="1"/>
      <w:r w:rsidR="009479FF">
        <w:rPr>
          <w:rFonts w:ascii="Times New Roman" w:eastAsia="Times New Roman" w:hAnsi="Times New Roman" w:cs="Times New Roman"/>
          <w:sz w:val="28"/>
          <w:szCs w:val="28"/>
          <w:lang w:eastAsia="pt-BR"/>
        </w:rPr>
        <w:t>mecanismo</w:t>
      </w:r>
      <w:commentRangeEnd w:id="1"/>
      <w:r w:rsidR="009479FF">
        <w:rPr>
          <w:rStyle w:val="CommentReference"/>
        </w:rPr>
        <w:commentReference w:id="1"/>
      </w:r>
      <w:r w:rsidR="009479FF">
        <w:rPr>
          <w:rFonts w:ascii="Times New Roman" w:eastAsia="Times New Roman" w:hAnsi="Times New Roman" w:cs="Times New Roman"/>
          <w:sz w:val="28"/>
          <w:szCs w:val="28"/>
          <w:lang w:eastAsia="pt-BR"/>
        </w:rPr>
        <w:t xml:space="preserve"> direcionado a ajudar na preparação dos alunos para o mercado de trabalho. </w:t>
      </w:r>
    </w:p>
    <w:p w14:paraId="084901A3" w14:textId="24FE9120" w:rsidR="00200A81" w:rsidRDefault="009479FF" w:rsidP="004E7134">
      <w:pPr>
        <w:spacing w:after="0" w:line="360" w:lineRule="auto"/>
        <w:ind w:firstLine="708"/>
        <w:jc w:val="both"/>
        <w:rPr>
          <w:rFonts w:ascii="Times New Roman" w:eastAsia="Times New Roman" w:hAnsi="Times New Roman" w:cs="Times New Roman"/>
          <w:sz w:val="28"/>
          <w:szCs w:val="28"/>
          <w:lang w:eastAsia="pt-BR"/>
        </w:rPr>
      </w:pPr>
      <w:r>
        <w:rPr>
          <w:rFonts w:ascii="Times New Roman" w:eastAsia="Times New Roman" w:hAnsi="Times New Roman" w:cs="Times New Roman"/>
          <w:sz w:val="28"/>
          <w:szCs w:val="28"/>
          <w:lang w:eastAsia="pt-BR"/>
        </w:rPr>
        <w:t xml:space="preserve">Uma das </w:t>
      </w:r>
      <w:r w:rsidR="004E7134">
        <w:rPr>
          <w:rFonts w:ascii="Times New Roman" w:eastAsia="Times New Roman" w:hAnsi="Times New Roman" w:cs="Times New Roman"/>
          <w:sz w:val="28"/>
          <w:szCs w:val="28"/>
          <w:lang w:eastAsia="pt-BR"/>
        </w:rPr>
        <w:t xml:space="preserve">etapas </w:t>
      </w:r>
      <w:r>
        <w:rPr>
          <w:rFonts w:ascii="Times New Roman" w:eastAsia="Times New Roman" w:hAnsi="Times New Roman" w:cs="Times New Roman"/>
          <w:sz w:val="28"/>
          <w:szCs w:val="28"/>
          <w:lang w:eastAsia="pt-BR"/>
        </w:rPr>
        <w:t>do projeto Escritório de Carreitas é o mapeamento de competências</w:t>
      </w:r>
      <w:r w:rsidR="004E7134">
        <w:rPr>
          <w:rFonts w:ascii="Times New Roman" w:eastAsia="Times New Roman" w:hAnsi="Times New Roman" w:cs="Times New Roman"/>
          <w:sz w:val="28"/>
          <w:szCs w:val="28"/>
          <w:lang w:eastAsia="pt-BR"/>
        </w:rPr>
        <w:t>, n</w:t>
      </w:r>
      <w:r>
        <w:rPr>
          <w:rFonts w:ascii="Times New Roman" w:eastAsia="Times New Roman" w:hAnsi="Times New Roman" w:cs="Times New Roman"/>
          <w:sz w:val="28"/>
          <w:szCs w:val="28"/>
          <w:lang w:eastAsia="pt-BR"/>
        </w:rPr>
        <w:t>esta etapa foi desenvolvida uma pla</w:t>
      </w:r>
      <w:r w:rsidR="004E7134">
        <w:rPr>
          <w:rFonts w:ascii="Times New Roman" w:eastAsia="Times New Roman" w:hAnsi="Times New Roman" w:cs="Times New Roman"/>
          <w:sz w:val="28"/>
          <w:szCs w:val="28"/>
          <w:lang w:eastAsia="pt-BR"/>
        </w:rPr>
        <w:t xml:space="preserve">taforma que tem o objetivo de hospedar jogos do tipo perguntas e respostas, que possibilite gerar relatórios dos alunos que finalizaram o jogo apartir das respostas fornecidas (Inácio, 2017). </w:t>
      </w:r>
    </w:p>
    <w:p w14:paraId="117ABEE4" w14:textId="438C24B7" w:rsidR="0064394F" w:rsidRDefault="004E7134">
      <w:pPr>
        <w:spacing w:after="0" w:line="360" w:lineRule="auto"/>
        <w:jc w:val="both"/>
        <w:rPr>
          <w:rFonts w:ascii="Times New Roman" w:eastAsia="Times New Roman" w:hAnsi="Times New Roman" w:cs="Times New Roman"/>
          <w:sz w:val="28"/>
          <w:szCs w:val="28"/>
          <w:lang w:eastAsia="pt-BR"/>
        </w:rPr>
      </w:pPr>
      <w:r>
        <w:rPr>
          <w:rFonts w:ascii="Times New Roman" w:eastAsia="Times New Roman" w:hAnsi="Times New Roman" w:cs="Times New Roman"/>
          <w:sz w:val="28"/>
          <w:szCs w:val="28"/>
          <w:lang w:eastAsia="pt-BR"/>
        </w:rPr>
        <w:tab/>
        <w:t xml:space="preserve">Para suportar esta plataforma é necessário prover </w:t>
      </w:r>
      <w:r w:rsidR="0064394F">
        <w:rPr>
          <w:rFonts w:ascii="Times New Roman" w:eastAsia="Times New Roman" w:hAnsi="Times New Roman" w:cs="Times New Roman"/>
          <w:sz w:val="28"/>
          <w:szCs w:val="28"/>
          <w:lang w:eastAsia="pt-BR"/>
        </w:rPr>
        <w:t xml:space="preserve">toda uma infraestrutura adequada ao formato que a plataforma foi desenvolvida. A plataforma foi desenvolvida para que tenha acesso simultâneo de </w:t>
      </w:r>
      <w:r w:rsidR="0064394F">
        <w:rPr>
          <w:rFonts w:ascii="Times New Roman" w:eastAsia="Times New Roman" w:hAnsi="Times New Roman" w:cs="Times New Roman"/>
          <w:sz w:val="28"/>
          <w:szCs w:val="28"/>
          <w:lang w:eastAsia="pt-BR"/>
        </w:rPr>
        <w:lastRenderedPageBreak/>
        <w:t>aproximadamente 80 usuários, porém</w:t>
      </w:r>
      <w:r w:rsidR="00356EAE">
        <w:rPr>
          <w:rFonts w:ascii="Times New Roman" w:eastAsia="Times New Roman" w:hAnsi="Times New Roman" w:cs="Times New Roman"/>
          <w:sz w:val="28"/>
          <w:szCs w:val="28"/>
          <w:lang w:eastAsia="pt-BR"/>
        </w:rPr>
        <w:t xml:space="preserve">, </w:t>
      </w:r>
      <w:r w:rsidR="0064394F">
        <w:rPr>
          <w:rFonts w:ascii="Times New Roman" w:eastAsia="Times New Roman" w:hAnsi="Times New Roman" w:cs="Times New Roman"/>
          <w:sz w:val="28"/>
          <w:szCs w:val="28"/>
          <w:lang w:eastAsia="pt-BR"/>
        </w:rPr>
        <w:t>é</w:t>
      </w:r>
      <w:r w:rsidR="00356EAE">
        <w:rPr>
          <w:rFonts w:ascii="Times New Roman" w:eastAsia="Times New Roman" w:hAnsi="Times New Roman" w:cs="Times New Roman"/>
          <w:sz w:val="28"/>
          <w:szCs w:val="28"/>
          <w:lang w:eastAsia="pt-BR"/>
        </w:rPr>
        <w:t xml:space="preserve"> de interesse que todas Fatecs e Etecs tenham acesso a plataforma. </w:t>
      </w:r>
      <w:r w:rsidR="0064394F">
        <w:rPr>
          <w:rFonts w:ascii="Times New Roman" w:eastAsia="Times New Roman" w:hAnsi="Times New Roman" w:cs="Times New Roman"/>
          <w:sz w:val="28"/>
          <w:szCs w:val="28"/>
          <w:lang w:eastAsia="pt-BR"/>
        </w:rPr>
        <w:t xml:space="preserve"> </w:t>
      </w:r>
    </w:p>
    <w:p w14:paraId="73D08C99" w14:textId="77777777" w:rsidR="00200A81" w:rsidRDefault="00200A81">
      <w:pPr>
        <w:spacing w:after="0" w:line="360" w:lineRule="auto"/>
        <w:jc w:val="both"/>
        <w:rPr>
          <w:rFonts w:ascii="Times New Roman" w:eastAsia="Times New Roman" w:hAnsi="Times New Roman" w:cs="Times New Roman"/>
          <w:sz w:val="28"/>
          <w:szCs w:val="28"/>
          <w:lang w:eastAsia="pt-BR"/>
        </w:rPr>
      </w:pPr>
    </w:p>
    <w:p w14:paraId="22AEC73D" w14:textId="77777777" w:rsidR="00200A81" w:rsidRDefault="00573AFD">
      <w:pPr>
        <w:spacing w:after="0" w:line="360" w:lineRule="auto"/>
        <w:jc w:val="both"/>
        <w:rPr>
          <w:rFonts w:ascii="Times New Roman" w:eastAsia="Times New Roman" w:hAnsi="Times New Roman" w:cs="Times New Roman"/>
          <w:b/>
          <w:bCs/>
          <w:sz w:val="28"/>
          <w:szCs w:val="28"/>
          <w:lang w:eastAsia="pt-BR"/>
        </w:rPr>
      </w:pPr>
      <w:r>
        <w:rPr>
          <w:rFonts w:ascii="Times New Roman" w:eastAsia="Times New Roman" w:hAnsi="Times New Roman" w:cs="Times New Roman"/>
          <w:b/>
          <w:bCs/>
          <w:sz w:val="28"/>
          <w:szCs w:val="28"/>
          <w:lang w:eastAsia="pt-BR"/>
        </w:rPr>
        <w:t>- PROPOSTA E SOLUÇÃO (</w:t>
      </w:r>
      <w:commentRangeStart w:id="2"/>
      <w:r>
        <w:rPr>
          <w:rFonts w:ascii="Times New Roman" w:eastAsia="Times New Roman" w:hAnsi="Times New Roman" w:cs="Times New Roman"/>
          <w:b/>
          <w:bCs/>
          <w:sz w:val="28"/>
          <w:szCs w:val="28"/>
          <w:lang w:eastAsia="pt-BR"/>
        </w:rPr>
        <w:t>Metodologia</w:t>
      </w:r>
      <w:commentRangeEnd w:id="2"/>
      <w:r w:rsidR="00CC4E95">
        <w:rPr>
          <w:rStyle w:val="CommentReference"/>
        </w:rPr>
        <w:commentReference w:id="2"/>
      </w:r>
      <w:r>
        <w:rPr>
          <w:rFonts w:ascii="Times New Roman" w:eastAsia="Times New Roman" w:hAnsi="Times New Roman" w:cs="Times New Roman"/>
          <w:b/>
          <w:bCs/>
          <w:sz w:val="28"/>
          <w:szCs w:val="28"/>
          <w:lang w:eastAsia="pt-BR"/>
        </w:rPr>
        <w:t>):</w:t>
      </w:r>
    </w:p>
    <w:p w14:paraId="261E3A2A" w14:textId="77777777" w:rsidR="00200A81" w:rsidRDefault="00200A81">
      <w:pPr>
        <w:spacing w:after="0" w:line="360" w:lineRule="auto"/>
        <w:jc w:val="both"/>
        <w:rPr>
          <w:rFonts w:ascii="Times New Roman" w:eastAsia="Times New Roman" w:hAnsi="Times New Roman" w:cs="Times New Roman"/>
          <w:sz w:val="28"/>
          <w:szCs w:val="28"/>
          <w:lang w:eastAsia="pt-BR"/>
        </w:rPr>
      </w:pPr>
    </w:p>
    <w:p w14:paraId="64871ECA" w14:textId="5C7DE655" w:rsidR="001E1260" w:rsidRDefault="00356EAE" w:rsidP="001E1260">
      <w:pPr>
        <w:spacing w:after="0" w:line="360" w:lineRule="auto"/>
        <w:ind w:firstLine="708"/>
        <w:jc w:val="both"/>
        <w:rPr>
          <w:rFonts w:ascii="Times New Roman" w:eastAsia="Times New Roman" w:hAnsi="Times New Roman" w:cs="Times New Roman"/>
          <w:sz w:val="28"/>
          <w:szCs w:val="28"/>
          <w:lang w:eastAsia="pt-BR"/>
        </w:rPr>
      </w:pPr>
      <w:r>
        <w:rPr>
          <w:rFonts w:ascii="Times New Roman" w:eastAsia="Times New Roman" w:hAnsi="Times New Roman" w:cs="Times New Roman"/>
          <w:sz w:val="28"/>
          <w:szCs w:val="28"/>
          <w:lang w:eastAsia="pt-BR"/>
        </w:rPr>
        <w:t xml:space="preserve">Desenvolver uma arquitetura para dar suporte a plataforma, provendo todos recursos necessários ao </w:t>
      </w:r>
      <w:r w:rsidR="001E1260">
        <w:rPr>
          <w:rFonts w:ascii="Times New Roman" w:eastAsia="Times New Roman" w:hAnsi="Times New Roman" w:cs="Times New Roman"/>
          <w:sz w:val="28"/>
          <w:szCs w:val="28"/>
          <w:lang w:eastAsia="pt-BR"/>
        </w:rPr>
        <w:t xml:space="preserve">acesso </w:t>
      </w:r>
      <w:r>
        <w:rPr>
          <w:rFonts w:ascii="Times New Roman" w:eastAsia="Times New Roman" w:hAnsi="Times New Roman" w:cs="Times New Roman"/>
          <w:sz w:val="28"/>
          <w:szCs w:val="28"/>
          <w:lang w:eastAsia="pt-BR"/>
        </w:rPr>
        <w:t xml:space="preserve">em larga escala da </w:t>
      </w:r>
      <w:r w:rsidR="001E1260">
        <w:rPr>
          <w:rFonts w:ascii="Times New Roman" w:eastAsia="Times New Roman" w:hAnsi="Times New Roman" w:cs="Times New Roman"/>
          <w:sz w:val="28"/>
          <w:szCs w:val="28"/>
          <w:lang w:eastAsia="pt-BR"/>
        </w:rPr>
        <w:t xml:space="preserve">aplicação, garantindo a agilidade, qualidade e </w:t>
      </w:r>
      <w:r w:rsidR="00A46234">
        <w:rPr>
          <w:rFonts w:ascii="Times New Roman" w:eastAsia="Times New Roman" w:hAnsi="Times New Roman" w:cs="Times New Roman"/>
          <w:sz w:val="28"/>
          <w:szCs w:val="28"/>
          <w:lang w:eastAsia="pt-BR"/>
        </w:rPr>
        <w:t>estabilidade com escalabilidade, bem como e  entregue</w:t>
      </w:r>
      <w:r w:rsidR="001E1260">
        <w:rPr>
          <w:rFonts w:ascii="Times New Roman" w:eastAsia="Times New Roman" w:hAnsi="Times New Roman" w:cs="Times New Roman"/>
          <w:sz w:val="28"/>
          <w:szCs w:val="28"/>
          <w:lang w:eastAsia="pt-BR"/>
        </w:rPr>
        <w:t xml:space="preserve"> de forma contínua.</w:t>
      </w:r>
    </w:p>
    <w:p w14:paraId="284B0A12" w14:textId="40978261" w:rsidR="001E1260" w:rsidRDefault="001E1260" w:rsidP="001E1260">
      <w:pPr>
        <w:spacing w:after="0" w:line="360" w:lineRule="auto"/>
        <w:ind w:firstLine="708"/>
        <w:jc w:val="both"/>
        <w:rPr>
          <w:rFonts w:ascii="Times New Roman" w:eastAsia="Times New Roman" w:hAnsi="Times New Roman" w:cs="Times New Roman"/>
          <w:sz w:val="28"/>
          <w:szCs w:val="28"/>
          <w:lang w:eastAsia="pt-BR"/>
        </w:rPr>
      </w:pPr>
      <w:r>
        <w:rPr>
          <w:rFonts w:ascii="Times New Roman" w:eastAsia="Times New Roman" w:hAnsi="Times New Roman" w:cs="Times New Roman"/>
          <w:sz w:val="28"/>
          <w:szCs w:val="28"/>
          <w:lang w:eastAsia="pt-BR"/>
        </w:rPr>
        <w:t>Prover arquitetura para alta demanda de requisições em ambiente com pouco recurso computacional e pessoal.</w:t>
      </w:r>
    </w:p>
    <w:p w14:paraId="3E57DAF1" w14:textId="77777777" w:rsidR="00200A81" w:rsidRDefault="00200A81">
      <w:pPr>
        <w:spacing w:after="0" w:line="360" w:lineRule="auto"/>
        <w:jc w:val="both"/>
        <w:rPr>
          <w:rFonts w:ascii="Times New Roman" w:eastAsia="Times New Roman" w:hAnsi="Times New Roman" w:cs="Times New Roman"/>
          <w:sz w:val="28"/>
          <w:szCs w:val="28"/>
          <w:lang w:eastAsia="pt-BR"/>
        </w:rPr>
      </w:pPr>
    </w:p>
    <w:p w14:paraId="4B7722F2"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CAPITULO II  (</w:t>
      </w:r>
      <w:r>
        <w:rPr>
          <w:rFonts w:ascii="Times New Roman" w:eastAsia="Times New Roman" w:hAnsi="Times New Roman" w:cs="Times New Roman"/>
          <w:b/>
          <w:bCs/>
          <w:sz w:val="28"/>
          <w:szCs w:val="28"/>
        </w:rPr>
        <w:t xml:space="preserve">Levantamento de </w:t>
      </w:r>
      <w:commentRangeStart w:id="3"/>
      <w:r>
        <w:rPr>
          <w:rFonts w:ascii="Times New Roman" w:eastAsia="Times New Roman" w:hAnsi="Times New Roman" w:cs="Times New Roman"/>
          <w:b/>
          <w:bCs/>
          <w:sz w:val="28"/>
          <w:szCs w:val="28"/>
        </w:rPr>
        <w:t>Requisitos</w:t>
      </w:r>
      <w:commentRangeEnd w:id="3"/>
      <w:r w:rsidR="00CC4E95">
        <w:rPr>
          <w:rStyle w:val="CommentReference"/>
        </w:rPr>
        <w:commentReference w:id="3"/>
      </w:r>
      <w:r>
        <w:rPr>
          <w:rFonts w:ascii="Times New Roman" w:eastAsia="Times New Roman" w:hAnsi="Times New Roman" w:cs="Times New Roman"/>
          <w:b/>
          <w:bCs/>
          <w:sz w:val="32"/>
          <w:szCs w:val="32"/>
        </w:rPr>
        <w:t>)</w:t>
      </w:r>
    </w:p>
    <w:p w14:paraId="34847E1F" w14:textId="01A46BA0" w:rsidR="00200A81" w:rsidRDefault="00EE51F2">
      <w:pPr>
        <w:spacing w:after="0" w:line="360" w:lineRule="auto"/>
        <w:ind w:firstLine="708"/>
        <w:jc w:val="both"/>
        <w:rPr>
          <w:rFonts w:ascii="Times New Roman" w:hAnsi="Times New Roman" w:cs="Times New Roman"/>
          <w:b/>
          <w:sz w:val="28"/>
        </w:rPr>
      </w:pPr>
      <w:r>
        <w:rPr>
          <w:rFonts w:ascii="Times New Roman" w:hAnsi="Times New Roman" w:cs="Times New Roman"/>
          <w:b/>
          <w:sz w:val="28"/>
        </w:rPr>
        <w:tab/>
      </w:r>
    </w:p>
    <w:p w14:paraId="59E74DCB" w14:textId="58527715"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Neste capítulo serão citadas metodologias u</w:t>
      </w:r>
      <w:r w:rsidR="00EE51F2">
        <w:rPr>
          <w:rFonts w:ascii="Times New Roman" w:eastAsia="Times New Roman" w:hAnsi="Times New Roman" w:cs="Times New Roman"/>
          <w:sz w:val="28"/>
          <w:szCs w:val="28"/>
        </w:rPr>
        <w:t>tilizadas para o planejamento da arquitetura da plataforma de Jogos de Competência.</w:t>
      </w:r>
    </w:p>
    <w:p w14:paraId="19A0391E" w14:textId="77777777" w:rsidR="00200A81" w:rsidRDefault="00200A81">
      <w:pPr>
        <w:spacing w:after="0" w:line="360" w:lineRule="auto"/>
        <w:jc w:val="both"/>
        <w:rPr>
          <w:rFonts w:ascii="Times New Roman" w:hAnsi="Times New Roman" w:cs="Times New Roman"/>
          <w:sz w:val="28"/>
        </w:rPr>
      </w:pPr>
    </w:p>
    <w:p w14:paraId="6EAF3EE3" w14:textId="7D5674B7" w:rsidR="00EE51F2" w:rsidRDefault="00EE51F2">
      <w:pPr>
        <w:spacing w:after="0" w:line="360" w:lineRule="auto"/>
        <w:jc w:val="both"/>
        <w:rPr>
          <w:rFonts w:ascii="Times New Roman" w:hAnsi="Times New Roman" w:cs="Times New Roman"/>
          <w:b/>
          <w:sz w:val="28"/>
        </w:rPr>
      </w:pPr>
      <w:r>
        <w:rPr>
          <w:rFonts w:ascii="Times New Roman" w:hAnsi="Times New Roman" w:cs="Times New Roman"/>
          <w:b/>
          <w:sz w:val="28"/>
        </w:rPr>
        <w:t>Metodologia</w:t>
      </w:r>
    </w:p>
    <w:p w14:paraId="540C77A2" w14:textId="444181C4" w:rsidR="00EE51F2" w:rsidRDefault="00EE51F2">
      <w:pPr>
        <w:spacing w:after="0" w:line="360" w:lineRule="auto"/>
        <w:jc w:val="both"/>
        <w:rPr>
          <w:rFonts w:ascii="Times New Roman" w:hAnsi="Times New Roman" w:cs="Times New Roman"/>
          <w:sz w:val="28"/>
        </w:rPr>
      </w:pPr>
      <w:r>
        <w:rPr>
          <w:rFonts w:ascii="Times New Roman" w:hAnsi="Times New Roman" w:cs="Times New Roman"/>
          <w:b/>
          <w:sz w:val="28"/>
        </w:rPr>
        <w:tab/>
      </w:r>
      <w:r>
        <w:rPr>
          <w:rFonts w:ascii="Times New Roman" w:hAnsi="Times New Roman" w:cs="Times New Roman"/>
          <w:sz w:val="28"/>
        </w:rPr>
        <w:t>Foi utilizado a metodologia de entrevista para coleta de requisitos não funcionais, produzindo bons resultados na fase incial do projeto.</w:t>
      </w:r>
    </w:p>
    <w:p w14:paraId="2B3FA8F5" w14:textId="201C0FFA" w:rsidR="00EE51F2" w:rsidRPr="00EE51F2" w:rsidRDefault="00EE51F2">
      <w:pPr>
        <w:spacing w:after="0" w:line="360" w:lineRule="auto"/>
        <w:jc w:val="both"/>
        <w:rPr>
          <w:rFonts w:ascii="Times New Roman" w:hAnsi="Times New Roman" w:cs="Times New Roman"/>
          <w:sz w:val="28"/>
        </w:rPr>
      </w:pPr>
      <w:r>
        <w:rPr>
          <w:rFonts w:ascii="Times New Roman" w:hAnsi="Times New Roman" w:cs="Times New Roman"/>
          <w:sz w:val="28"/>
        </w:rPr>
        <w:tab/>
      </w:r>
    </w:p>
    <w:p w14:paraId="32BBFB9B"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DevOps</w:t>
      </w:r>
    </w:p>
    <w:p w14:paraId="3412C5BB" w14:textId="064959E4" w:rsidR="00200A81" w:rsidRDefault="00EE51F2">
      <w:pPr>
        <w:spacing w:after="0" w:line="360" w:lineRule="auto"/>
        <w:jc w:val="both"/>
        <w:rPr>
          <w:rFonts w:ascii="Times New Roman" w:eastAsia="Times New Roman" w:hAnsi="Times New Roman" w:cs="Times New Roman"/>
          <w:sz w:val="28"/>
          <w:szCs w:val="28"/>
        </w:rPr>
      </w:pPr>
      <w:r>
        <w:rPr>
          <w:rFonts w:ascii="Times New Roman" w:hAnsi="Times New Roman" w:cs="Times New Roman"/>
          <w:b/>
          <w:sz w:val="32"/>
        </w:rPr>
        <w:tab/>
      </w:r>
      <w:r w:rsidRPr="00EE51F2">
        <w:rPr>
          <w:rFonts w:ascii="Times New Roman" w:eastAsia="Times New Roman" w:hAnsi="Times New Roman" w:cs="Times New Roman"/>
          <w:sz w:val="28"/>
          <w:szCs w:val="28"/>
        </w:rPr>
        <w:t>O termo DevOps surgiu num evento organizado por</w:t>
      </w:r>
      <w:r w:rsidR="00573AFD">
        <w:rPr>
          <w:rFonts w:ascii="Times New Roman" w:eastAsia="Times New Roman" w:hAnsi="Times New Roman" w:cs="Times New Roman"/>
          <w:sz w:val="28"/>
          <w:szCs w:val="28"/>
        </w:rPr>
        <w:t xml:space="preserve"> </w:t>
      </w:r>
      <w:commentRangeStart w:id="4"/>
      <w:r w:rsidR="00573AFD">
        <w:rPr>
          <w:rFonts w:ascii="Times New Roman" w:eastAsia="Times New Roman" w:hAnsi="Times New Roman" w:cs="Times New Roman"/>
          <w:sz w:val="28"/>
          <w:szCs w:val="28"/>
        </w:rPr>
        <w:t>Andrew Sha</w:t>
      </w:r>
      <w:r w:rsidR="004730AC">
        <w:rPr>
          <w:rFonts w:ascii="Times New Roman" w:eastAsia="Times New Roman" w:hAnsi="Times New Roman" w:cs="Times New Roman"/>
          <w:sz w:val="28"/>
          <w:szCs w:val="28"/>
        </w:rPr>
        <w:t>f</w:t>
      </w:r>
      <w:r w:rsidR="00573AFD">
        <w:rPr>
          <w:rFonts w:ascii="Times New Roman" w:eastAsia="Times New Roman" w:hAnsi="Times New Roman" w:cs="Times New Roman"/>
          <w:sz w:val="28"/>
          <w:szCs w:val="28"/>
        </w:rPr>
        <w:t xml:space="preserve">fer </w:t>
      </w:r>
      <w:commentRangeEnd w:id="4"/>
      <w:r w:rsidR="00CC4E95">
        <w:rPr>
          <w:rStyle w:val="CommentReference"/>
        </w:rPr>
        <w:commentReference w:id="4"/>
      </w:r>
      <w:r w:rsidR="00573AFD">
        <w:rPr>
          <w:rFonts w:ascii="Times New Roman" w:eastAsia="Times New Roman" w:hAnsi="Times New Roman" w:cs="Times New Roman"/>
          <w:sz w:val="28"/>
          <w:szCs w:val="28"/>
        </w:rPr>
        <w:t>e o engen</w:t>
      </w:r>
      <w:r>
        <w:rPr>
          <w:rFonts w:ascii="Times New Roman" w:eastAsia="Times New Roman" w:hAnsi="Times New Roman" w:cs="Times New Roman"/>
          <w:sz w:val="28"/>
          <w:szCs w:val="28"/>
        </w:rPr>
        <w:t xml:space="preserve">heiro de sistemas John Allspaw, </w:t>
      </w:r>
      <w:r w:rsidR="00573AFD">
        <w:rPr>
          <w:rFonts w:ascii="Times New Roman" w:eastAsia="Times New Roman" w:hAnsi="Times New Roman" w:cs="Times New Roman"/>
          <w:sz w:val="28"/>
          <w:szCs w:val="28"/>
        </w:rPr>
        <w:t>para discutir especificamente os desafios da integração</w:t>
      </w:r>
      <w:r w:rsidR="00FB5009">
        <w:rPr>
          <w:rFonts w:ascii="Times New Roman" w:eastAsia="Times New Roman" w:hAnsi="Times New Roman" w:cs="Times New Roman"/>
          <w:sz w:val="28"/>
          <w:szCs w:val="28"/>
        </w:rPr>
        <w:t xml:space="preserve"> </w:t>
      </w:r>
      <w:r w:rsidR="00573AFD">
        <w:rPr>
          <w:rFonts w:ascii="Times New Roman" w:eastAsia="Times New Roman" w:hAnsi="Times New Roman" w:cs="Times New Roman"/>
          <w:sz w:val="28"/>
          <w:szCs w:val="28"/>
        </w:rPr>
        <w:t>das áreas de desenvolvimento e operações existentes nas empresas.</w:t>
      </w:r>
    </w:p>
    <w:p w14:paraId="4F38574C" w14:textId="2CD871EE" w:rsidR="00200A81" w:rsidRDefault="00573AFD">
      <w:pPr>
        <w:spacing w:after="0" w:line="360" w:lineRule="auto"/>
        <w:jc w:val="both"/>
        <w:rPr>
          <w:ins w:id="5" w:author="Eduardo Sakaue" w:date="2017-07-13T19:02:00Z"/>
          <w:rFonts w:ascii="Times New Roman" w:eastAsia="Times New Roman" w:hAnsi="Times New Roman" w:cs="Times New Roman"/>
          <w:sz w:val="28"/>
          <w:szCs w:val="28"/>
        </w:rPr>
      </w:pPr>
      <w:r>
        <w:rPr>
          <w:rFonts w:ascii="Times New Roman" w:hAnsi="Times New Roman" w:cs="Times New Roman"/>
          <w:sz w:val="32"/>
        </w:rPr>
        <w:tab/>
      </w:r>
      <w:r>
        <w:rPr>
          <w:rFonts w:ascii="Times New Roman" w:eastAsia="Times New Roman" w:hAnsi="Times New Roman" w:cs="Times New Roman"/>
          <w:sz w:val="28"/>
          <w:szCs w:val="28"/>
        </w:rPr>
        <w:t xml:space="preserve">Modelo utilizado quando se trata </w:t>
      </w:r>
      <w:r w:rsidR="00FB5009">
        <w:rPr>
          <w:rFonts w:ascii="Times New Roman" w:eastAsia="Times New Roman" w:hAnsi="Times New Roman" w:cs="Times New Roman"/>
          <w:sz w:val="28"/>
          <w:szCs w:val="28"/>
        </w:rPr>
        <w:t xml:space="preserve">de </w:t>
      </w:r>
      <w:r>
        <w:rPr>
          <w:rFonts w:ascii="Times New Roman" w:eastAsia="Times New Roman" w:hAnsi="Times New Roman" w:cs="Times New Roman"/>
          <w:sz w:val="28"/>
          <w:szCs w:val="28"/>
        </w:rPr>
        <w:t xml:space="preserve">metodologia ágeis, afim de realizar entregas rápidas com qualidade. Tem finalidade de integrar os setores de desenvolvimento e operações, diminuindo a dificuldade que encontravam </w:t>
      </w:r>
      <w:r>
        <w:rPr>
          <w:rFonts w:ascii="Times New Roman" w:eastAsia="Times New Roman" w:hAnsi="Times New Roman" w:cs="Times New Roman"/>
          <w:sz w:val="28"/>
          <w:szCs w:val="28"/>
        </w:rPr>
        <w:lastRenderedPageBreak/>
        <w:t xml:space="preserve">quando se lançava uma nova funcionalidade do software, pois os setores operacionais criam um ambiente propício para execução de determinadas ferramentas pré-definidas no escopo do projeto, </w:t>
      </w:r>
      <w:r w:rsidR="00FB5009">
        <w:rPr>
          <w:rFonts w:ascii="Times New Roman" w:eastAsia="Times New Roman" w:hAnsi="Times New Roman" w:cs="Times New Roman"/>
          <w:sz w:val="28"/>
          <w:szCs w:val="28"/>
        </w:rPr>
        <w:t xml:space="preserve"> e caso algo seja alterado</w:t>
      </w:r>
      <w:r>
        <w:rPr>
          <w:rFonts w:ascii="Times New Roman" w:eastAsia="Times New Roman" w:hAnsi="Times New Roman" w:cs="Times New Roman"/>
          <w:sz w:val="28"/>
          <w:szCs w:val="28"/>
        </w:rPr>
        <w:t>, pode</w:t>
      </w:r>
      <w:r w:rsidR="00FB5009">
        <w:rPr>
          <w:rFonts w:ascii="Times New Roman" w:eastAsia="Times New Roman" w:hAnsi="Times New Roman" w:cs="Times New Roman"/>
          <w:sz w:val="28"/>
          <w:szCs w:val="28"/>
        </w:rPr>
        <w:t>-se perder pontos no quesito qualidade e dispobibilidade da aplicação.</w:t>
      </w:r>
    </w:p>
    <w:p w14:paraId="01DFEEE2" w14:textId="77777777" w:rsidR="00FB5009" w:rsidRDefault="00FB5009">
      <w:pPr>
        <w:spacing w:after="0" w:line="360" w:lineRule="auto"/>
        <w:jc w:val="both"/>
        <w:rPr>
          <w:ins w:id="6" w:author="Eduardo Sakaue" w:date="2017-07-13T19:02:00Z"/>
          <w:rFonts w:ascii="Times New Roman" w:eastAsia="Times New Roman" w:hAnsi="Times New Roman" w:cs="Times New Roman"/>
          <w:sz w:val="28"/>
          <w:szCs w:val="28"/>
        </w:rPr>
      </w:pPr>
    </w:p>
    <w:p w14:paraId="54399A87" w14:textId="77777777" w:rsidR="00025579" w:rsidRDefault="00025579">
      <w:pPr>
        <w:spacing w:after="0" w:line="360" w:lineRule="auto"/>
        <w:jc w:val="both"/>
        <w:rPr>
          <w:rFonts w:ascii="Times New Roman" w:eastAsia="Times New Roman" w:hAnsi="Times New Roman" w:cs="Times New Roman"/>
          <w:sz w:val="28"/>
          <w:szCs w:val="28"/>
        </w:rPr>
      </w:pPr>
      <w:ins w:id="7" w:author="Eduardo Sakaue" w:date="2017-07-13T19:02:00Z">
        <w:r>
          <w:rPr>
            <w:rFonts w:ascii="Times New Roman" w:eastAsia="Times New Roman" w:hAnsi="Times New Roman" w:cs="Times New Roman"/>
            <w:sz w:val="28"/>
            <w:szCs w:val="28"/>
          </w:rPr>
          <w:t>Requisitos do Projeto</w:t>
        </w:r>
      </w:ins>
    </w:p>
    <w:p w14:paraId="6C30E81E" w14:textId="7FB38DAA" w:rsidR="00200A81" w:rsidRDefault="00E21E7A">
      <w:pPr>
        <w:spacing w:after="0" w:line="360" w:lineRule="auto"/>
        <w:jc w:val="both"/>
        <w:rPr>
          <w:rFonts w:ascii="Times New Roman" w:hAnsi="Times New Roman" w:cs="Times New Roman"/>
          <w:sz w:val="28"/>
        </w:rPr>
      </w:pPr>
      <w:r>
        <w:rPr>
          <w:rFonts w:ascii="Times New Roman" w:hAnsi="Times New Roman" w:cs="Times New Roman"/>
          <w:sz w:val="28"/>
        </w:rPr>
        <w:tab/>
        <w:t>Para garantir a disponibilidade e qualidade da plataforma é necessário conter serviços específicos para que a plataforma consiga realizar seu objetivo proposto....</w:t>
      </w:r>
    </w:p>
    <w:p w14:paraId="15BFF1FF" w14:textId="313BDFE3" w:rsidR="00E21E7A" w:rsidRDefault="00E21E7A">
      <w:pPr>
        <w:spacing w:after="0" w:line="360" w:lineRule="auto"/>
        <w:jc w:val="both"/>
        <w:rPr>
          <w:ins w:id="8" w:author="Eduardo Sakaue" w:date="2017-07-13T19:03:00Z"/>
          <w:rFonts w:ascii="Times New Roman" w:hAnsi="Times New Roman" w:cs="Times New Roman"/>
          <w:sz w:val="28"/>
        </w:rPr>
      </w:pPr>
      <w:r>
        <w:rPr>
          <w:rFonts w:ascii="Times New Roman" w:hAnsi="Times New Roman" w:cs="Times New Roman"/>
          <w:sz w:val="28"/>
        </w:rPr>
        <w:tab/>
        <w:t xml:space="preserve">A arquitetura definida como requisito esta descrita na Figura X </w:t>
      </w:r>
    </w:p>
    <w:p w14:paraId="2B45B711" w14:textId="77777777" w:rsidR="00025579" w:rsidRDefault="00025579">
      <w:pPr>
        <w:spacing w:after="0" w:line="360" w:lineRule="auto"/>
        <w:jc w:val="both"/>
        <w:rPr>
          <w:ins w:id="9" w:author="Eduardo Sakaue" w:date="2017-07-13T19:03:00Z"/>
          <w:rFonts w:ascii="Times New Roman" w:hAnsi="Times New Roman" w:cs="Times New Roman"/>
          <w:sz w:val="28"/>
        </w:rPr>
      </w:pPr>
      <w:ins w:id="10" w:author="Eduardo Sakaue" w:date="2017-07-13T19:03:00Z">
        <w:r>
          <w:rPr>
            <w:rFonts w:ascii="Times New Roman" w:hAnsi="Times New Roman" w:cs="Times New Roman"/>
            <w:sz w:val="28"/>
          </w:rPr>
          <w:t>Plataforma</w:t>
        </w:r>
      </w:ins>
    </w:p>
    <w:p w14:paraId="2C8CDDDF" w14:textId="3F733E27" w:rsidR="00025579" w:rsidRDefault="00FB5009" w:rsidP="00FB5009">
      <w:pPr>
        <w:spacing w:after="0" w:line="360" w:lineRule="auto"/>
        <w:jc w:val="center"/>
        <w:rPr>
          <w:ins w:id="11" w:author="Eduardo Sakaue" w:date="2017-07-13T19:01:00Z"/>
          <w:rFonts w:ascii="Times New Roman" w:hAnsi="Times New Roman" w:cs="Times New Roman"/>
          <w:sz w:val="28"/>
        </w:rPr>
      </w:pPr>
      <w:r>
        <w:rPr>
          <w:rFonts w:ascii="Times New Roman" w:hAnsi="Times New Roman" w:cs="Times New Roman"/>
          <w:noProof/>
          <w:sz w:val="28"/>
          <w:lang w:eastAsia="pt-BR"/>
        </w:rPr>
        <w:drawing>
          <wp:inline distT="0" distB="0" distL="0" distR="0" wp14:anchorId="196C7008" wp14:editId="50BEB6AF">
            <wp:extent cx="5490845" cy="26327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rquitetura Mapkills.png"/>
                    <pic:cNvPicPr/>
                  </pic:nvPicPr>
                  <pic:blipFill>
                    <a:blip r:embed="rId9">
                      <a:extLst>
                        <a:ext uri="{28A0092B-C50C-407E-A947-70E740481C1C}">
                          <a14:useLocalDpi xmlns:a14="http://schemas.microsoft.com/office/drawing/2010/main" val="0"/>
                        </a:ext>
                      </a:extLst>
                    </a:blip>
                    <a:stretch>
                      <a:fillRect/>
                    </a:stretch>
                  </pic:blipFill>
                  <pic:spPr>
                    <a:xfrm>
                      <a:off x="0" y="0"/>
                      <a:ext cx="5490845" cy="2632710"/>
                    </a:xfrm>
                    <a:prstGeom prst="rect">
                      <a:avLst/>
                    </a:prstGeom>
                  </pic:spPr>
                </pic:pic>
              </a:graphicData>
            </a:graphic>
          </wp:inline>
        </w:drawing>
      </w:r>
    </w:p>
    <w:p w14:paraId="6108C44E" w14:textId="77777777" w:rsidR="00E21E7A" w:rsidRDefault="00E21E7A">
      <w:pPr>
        <w:spacing w:after="0" w:line="360" w:lineRule="auto"/>
        <w:jc w:val="both"/>
        <w:rPr>
          <w:rFonts w:ascii="Times New Roman" w:hAnsi="Times New Roman" w:cs="Times New Roman"/>
          <w:sz w:val="28"/>
        </w:rPr>
      </w:pPr>
    </w:p>
    <w:p w14:paraId="33286D8F" w14:textId="77777777" w:rsidR="00025579" w:rsidRDefault="00025579">
      <w:pPr>
        <w:spacing w:after="0" w:line="360" w:lineRule="auto"/>
        <w:jc w:val="both"/>
        <w:rPr>
          <w:rFonts w:ascii="Times New Roman" w:hAnsi="Times New Roman" w:cs="Times New Roman"/>
          <w:sz w:val="28"/>
        </w:rPr>
      </w:pPr>
      <w:ins w:id="12" w:author="Eduardo Sakaue" w:date="2017-07-13T19:01:00Z">
        <w:r>
          <w:rPr>
            <w:rFonts w:ascii="Times New Roman" w:hAnsi="Times New Roman" w:cs="Times New Roman"/>
            <w:sz w:val="28"/>
          </w:rPr>
          <w:t>Os requisitos deste projeto s</w:t>
        </w:r>
      </w:ins>
      <w:ins w:id="13" w:author="Eduardo Sakaue" w:date="2017-07-13T19:02:00Z">
        <w:r>
          <w:rPr>
            <w:rFonts w:ascii="Times New Roman" w:hAnsi="Times New Roman" w:cs="Times New Roman"/>
            <w:sz w:val="28"/>
          </w:rPr>
          <w:t>ão:</w:t>
        </w:r>
      </w:ins>
    </w:p>
    <w:p w14:paraId="285FD10F" w14:textId="702E56FA" w:rsidR="00E21E7A" w:rsidRDefault="00E21E7A">
      <w:pPr>
        <w:spacing w:after="0" w:line="360" w:lineRule="auto"/>
        <w:jc w:val="both"/>
        <w:rPr>
          <w:rFonts w:ascii="Times New Roman" w:hAnsi="Times New Roman" w:cs="Times New Roman"/>
          <w:sz w:val="28"/>
        </w:rPr>
      </w:pPr>
      <w:r>
        <w:rPr>
          <w:rFonts w:ascii="Times New Roman" w:hAnsi="Times New Roman" w:cs="Times New Roman"/>
          <w:sz w:val="28"/>
        </w:rPr>
        <w:t>Os requisitos deste projeto são:</w:t>
      </w:r>
    </w:p>
    <w:p w14:paraId="1D79E6C0" w14:textId="5FE4DF20" w:rsidR="00664CEE" w:rsidRPr="000C4760" w:rsidRDefault="00664CEE" w:rsidP="00664CEE">
      <w:pPr>
        <w:spacing w:after="0" w:line="360" w:lineRule="auto"/>
        <w:jc w:val="both"/>
        <w:rPr>
          <w:rFonts w:ascii="Times New Roman" w:hAnsi="Times New Roman" w:cs="Times New Roman"/>
          <w:b/>
          <w:sz w:val="28"/>
        </w:rPr>
      </w:pPr>
      <w:r>
        <w:rPr>
          <w:rFonts w:ascii="Times New Roman" w:hAnsi="Times New Roman" w:cs="Times New Roman"/>
          <w:sz w:val="28"/>
        </w:rPr>
        <w:tab/>
      </w:r>
      <w:r w:rsidRPr="000C4760">
        <w:rPr>
          <w:rFonts w:ascii="Times New Roman" w:hAnsi="Times New Roman" w:cs="Times New Roman"/>
          <w:b/>
          <w:sz w:val="28"/>
        </w:rPr>
        <w:t>Azure</w:t>
      </w:r>
    </w:p>
    <w:p w14:paraId="68960FB1" w14:textId="77777777" w:rsidR="00664CEE" w:rsidRDefault="00664CEE" w:rsidP="00664CEE">
      <w:pPr>
        <w:spacing w:after="0" w:line="360" w:lineRule="auto"/>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Plataforma Web onde o Host estará hospedado.</w:t>
      </w:r>
    </w:p>
    <w:p w14:paraId="4DDF262E" w14:textId="77777777" w:rsidR="00664CEE" w:rsidRDefault="00664CEE" w:rsidP="002D4AFD">
      <w:pPr>
        <w:spacing w:after="0" w:line="360" w:lineRule="auto"/>
        <w:jc w:val="both"/>
        <w:rPr>
          <w:rFonts w:ascii="Times New Roman" w:hAnsi="Times New Roman" w:cs="Times New Roman"/>
          <w:sz w:val="28"/>
        </w:rPr>
      </w:pPr>
    </w:p>
    <w:p w14:paraId="1BAE754D" w14:textId="77777777" w:rsidR="002D4AFD" w:rsidRPr="000C4760" w:rsidRDefault="002D4AFD" w:rsidP="002D4AFD">
      <w:pPr>
        <w:spacing w:after="0" w:line="360" w:lineRule="auto"/>
        <w:jc w:val="both"/>
        <w:rPr>
          <w:rFonts w:ascii="Times New Roman" w:hAnsi="Times New Roman" w:cs="Times New Roman"/>
          <w:b/>
          <w:sz w:val="28"/>
        </w:rPr>
      </w:pPr>
      <w:r>
        <w:rPr>
          <w:rFonts w:ascii="Times New Roman" w:hAnsi="Times New Roman" w:cs="Times New Roman"/>
          <w:sz w:val="28"/>
        </w:rPr>
        <w:tab/>
      </w:r>
      <w:r w:rsidRPr="000C4760">
        <w:rPr>
          <w:rFonts w:ascii="Times New Roman" w:hAnsi="Times New Roman" w:cs="Times New Roman"/>
          <w:b/>
          <w:sz w:val="28"/>
        </w:rPr>
        <w:t>Host</w:t>
      </w:r>
      <w:r w:rsidR="00664CEE">
        <w:rPr>
          <w:rFonts w:ascii="Times New Roman" w:hAnsi="Times New Roman" w:cs="Times New Roman"/>
          <w:b/>
          <w:sz w:val="28"/>
        </w:rPr>
        <w:t xml:space="preserve"> (Servidor)</w:t>
      </w:r>
    </w:p>
    <w:p w14:paraId="36FEC158" w14:textId="0490D7B4" w:rsidR="00664CEE" w:rsidRDefault="002D4AFD" w:rsidP="00664CEE">
      <w:pPr>
        <w:spacing w:after="0" w:line="360" w:lineRule="auto"/>
        <w:jc w:val="both"/>
        <w:rPr>
          <w:rFonts w:ascii="Times New Roman" w:eastAsia="Times New Roman" w:hAnsi="Times New Roman" w:cs="Times New Roman"/>
          <w:sz w:val="28"/>
          <w:szCs w:val="28"/>
        </w:rPr>
      </w:pPr>
      <w:r>
        <w:rPr>
          <w:rFonts w:ascii="Times New Roman" w:hAnsi="Times New Roman" w:cs="Times New Roman"/>
          <w:sz w:val="28"/>
        </w:rPr>
        <w:tab/>
      </w:r>
      <w:r>
        <w:rPr>
          <w:rFonts w:ascii="Times New Roman" w:hAnsi="Times New Roman" w:cs="Times New Roman"/>
          <w:sz w:val="28"/>
        </w:rPr>
        <w:tab/>
      </w:r>
      <w:r w:rsidR="00664CEE">
        <w:rPr>
          <w:rFonts w:ascii="Times New Roman" w:hAnsi="Times New Roman" w:cs="Times New Roman"/>
          <w:sz w:val="28"/>
        </w:rPr>
        <w:t>C</w:t>
      </w:r>
      <w:r w:rsidR="00664CEE">
        <w:rPr>
          <w:rFonts w:ascii="Times New Roman" w:eastAsia="Times New Roman" w:hAnsi="Times New Roman" w:cs="Times New Roman"/>
          <w:sz w:val="28"/>
          <w:szCs w:val="28"/>
        </w:rPr>
        <w:t xml:space="preserve">omputador desenvolvido para fornecer </w:t>
      </w:r>
      <w:r w:rsidR="00664CEE">
        <w:rPr>
          <w:rFonts w:ascii="Times New Roman" w:eastAsia="Times New Roman" w:hAnsi="Times New Roman" w:cs="Times New Roman"/>
          <w:sz w:val="28"/>
          <w:szCs w:val="28"/>
        </w:rPr>
        <w:t xml:space="preserve">todos serviços necessários para que a plataforma esteja em produção. </w:t>
      </w:r>
    </w:p>
    <w:p w14:paraId="469DAE36" w14:textId="523A9D12" w:rsidR="00664CEE" w:rsidRDefault="00664CEE" w:rsidP="002D4AFD">
      <w:pPr>
        <w:spacing w:after="0" w:line="360" w:lineRule="auto"/>
        <w:jc w:val="both"/>
        <w:rPr>
          <w:rFonts w:ascii="Times New Roman" w:hAnsi="Times New Roman" w:cs="Times New Roman"/>
          <w:sz w:val="28"/>
        </w:rPr>
      </w:pPr>
    </w:p>
    <w:p w14:paraId="2A3130D3" w14:textId="77777777" w:rsidR="00664CEE" w:rsidRDefault="00664CEE" w:rsidP="002D4AFD">
      <w:pPr>
        <w:spacing w:after="0" w:line="360" w:lineRule="auto"/>
        <w:jc w:val="both"/>
        <w:rPr>
          <w:rFonts w:ascii="Times New Roman" w:hAnsi="Times New Roman" w:cs="Times New Roman"/>
          <w:sz w:val="28"/>
        </w:rPr>
      </w:pPr>
    </w:p>
    <w:p w14:paraId="03D5F4EB" w14:textId="422189C0" w:rsidR="002D4AFD" w:rsidRDefault="002D4AFD">
      <w:pPr>
        <w:spacing w:after="0" w:line="360" w:lineRule="auto"/>
        <w:jc w:val="both"/>
        <w:rPr>
          <w:rFonts w:ascii="Times New Roman" w:hAnsi="Times New Roman" w:cs="Times New Roman"/>
          <w:sz w:val="28"/>
        </w:rPr>
      </w:pPr>
    </w:p>
    <w:p w14:paraId="30A8CA43" w14:textId="77777777" w:rsidR="002D4AFD" w:rsidRDefault="002D4AFD">
      <w:pPr>
        <w:spacing w:after="0" w:line="360" w:lineRule="auto"/>
        <w:jc w:val="both"/>
        <w:rPr>
          <w:rFonts w:ascii="Times New Roman" w:hAnsi="Times New Roman" w:cs="Times New Roman"/>
          <w:sz w:val="28"/>
        </w:rPr>
      </w:pPr>
    </w:p>
    <w:p w14:paraId="6B09BA3C" w14:textId="08A2842C" w:rsidR="00E21E7A" w:rsidRPr="000C4760" w:rsidRDefault="00E21E7A">
      <w:pPr>
        <w:spacing w:after="0" w:line="360" w:lineRule="auto"/>
        <w:jc w:val="both"/>
        <w:rPr>
          <w:rFonts w:ascii="Times New Roman" w:hAnsi="Times New Roman" w:cs="Times New Roman"/>
          <w:b/>
          <w:sz w:val="28"/>
        </w:rPr>
      </w:pPr>
      <w:r w:rsidRPr="000C4760">
        <w:rPr>
          <w:rFonts w:ascii="Times New Roman" w:hAnsi="Times New Roman" w:cs="Times New Roman"/>
          <w:b/>
          <w:sz w:val="28"/>
        </w:rPr>
        <w:tab/>
        <w:t>Servidor Web front-end</w:t>
      </w:r>
    </w:p>
    <w:p w14:paraId="11264EE1" w14:textId="0D2D5261" w:rsidR="00E21E7A" w:rsidRDefault="00E21E7A">
      <w:pPr>
        <w:spacing w:after="0" w:line="360" w:lineRule="auto"/>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 xml:space="preserve">Servidor </w:t>
      </w:r>
      <w:r w:rsidR="00F37528">
        <w:rPr>
          <w:rFonts w:ascii="Times New Roman" w:hAnsi="Times New Roman" w:cs="Times New Roman"/>
          <w:sz w:val="28"/>
        </w:rPr>
        <w:t xml:space="preserve">Web com a finalidade de disponibilizar a aplicação </w:t>
      </w:r>
      <w:r w:rsidR="0066565B">
        <w:rPr>
          <w:rFonts w:ascii="Times New Roman" w:hAnsi="Times New Roman" w:cs="Times New Roman"/>
          <w:sz w:val="28"/>
        </w:rPr>
        <w:t xml:space="preserve">que realizará será a interface de comunincação </w:t>
      </w:r>
      <w:r w:rsidR="00F37528">
        <w:rPr>
          <w:rFonts w:ascii="Times New Roman" w:hAnsi="Times New Roman" w:cs="Times New Roman"/>
          <w:sz w:val="28"/>
        </w:rPr>
        <w:t xml:space="preserve">com o </w:t>
      </w:r>
      <w:r w:rsidR="0066565B">
        <w:rPr>
          <w:rFonts w:ascii="Times New Roman" w:hAnsi="Times New Roman" w:cs="Times New Roman"/>
          <w:sz w:val="28"/>
        </w:rPr>
        <w:t>u</w:t>
      </w:r>
      <w:r w:rsidR="00F37528">
        <w:rPr>
          <w:rFonts w:ascii="Times New Roman" w:hAnsi="Times New Roman" w:cs="Times New Roman"/>
          <w:sz w:val="28"/>
        </w:rPr>
        <w:t xml:space="preserve">suário. A aplicação contida neste servidor trabalha no modelo Cliente-Servidor, onde o HTTP é o protocolo de comunicação entre as aplicações de Front End (interface grafica) e Back End (regra </w:t>
      </w:r>
      <w:r w:rsidR="0066565B">
        <w:rPr>
          <w:rFonts w:ascii="Times New Roman" w:hAnsi="Times New Roman" w:cs="Times New Roman"/>
          <w:sz w:val="28"/>
        </w:rPr>
        <w:t>de negoócio propriamente dita)</w:t>
      </w:r>
      <w:r w:rsidR="00F37528">
        <w:rPr>
          <w:rFonts w:ascii="Times New Roman" w:hAnsi="Times New Roman" w:cs="Times New Roman"/>
          <w:sz w:val="28"/>
        </w:rPr>
        <w:t xml:space="preserve"> que seja </w:t>
      </w:r>
      <w:r>
        <w:rPr>
          <w:rFonts w:ascii="Times New Roman" w:hAnsi="Times New Roman" w:cs="Times New Roman"/>
          <w:sz w:val="28"/>
        </w:rPr>
        <w:t xml:space="preserve">responsável </w:t>
      </w:r>
      <w:r w:rsidR="00FF72C2">
        <w:rPr>
          <w:rFonts w:ascii="Times New Roman" w:hAnsi="Times New Roman" w:cs="Times New Roman"/>
          <w:sz w:val="28"/>
        </w:rPr>
        <w:t xml:space="preserve">tendo por requisito </w:t>
      </w:r>
      <w:r>
        <w:rPr>
          <w:rFonts w:ascii="Times New Roman" w:hAnsi="Times New Roman" w:cs="Times New Roman"/>
          <w:sz w:val="28"/>
        </w:rPr>
        <w:t>disponibilizar a aplicação front-end com java 8.</w:t>
      </w:r>
    </w:p>
    <w:p w14:paraId="2274913D" w14:textId="7DFE16F3" w:rsidR="00E21E7A" w:rsidRPr="000C4760" w:rsidRDefault="00E21E7A" w:rsidP="00E21E7A">
      <w:pPr>
        <w:spacing w:after="0" w:line="360" w:lineRule="auto"/>
        <w:jc w:val="both"/>
        <w:rPr>
          <w:rFonts w:ascii="Times New Roman" w:hAnsi="Times New Roman" w:cs="Times New Roman"/>
          <w:b/>
          <w:sz w:val="28"/>
        </w:rPr>
      </w:pPr>
      <w:r w:rsidRPr="000C4760">
        <w:rPr>
          <w:rFonts w:ascii="Times New Roman" w:hAnsi="Times New Roman" w:cs="Times New Roman"/>
          <w:b/>
          <w:sz w:val="28"/>
        </w:rPr>
        <w:tab/>
        <w:t>Servidor Web back-end</w:t>
      </w:r>
    </w:p>
    <w:p w14:paraId="65652D01" w14:textId="52E02A6A" w:rsidR="00E21E7A" w:rsidRDefault="00E21E7A" w:rsidP="00E21E7A">
      <w:pPr>
        <w:spacing w:after="0" w:line="360" w:lineRule="auto"/>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 xml:space="preserve">Servidor responsável por </w:t>
      </w:r>
      <w:r w:rsidR="00FF72C2">
        <w:rPr>
          <w:rFonts w:ascii="Times New Roman" w:hAnsi="Times New Roman" w:cs="Times New Roman"/>
          <w:sz w:val="28"/>
        </w:rPr>
        <w:t xml:space="preserve">conter o Software </w:t>
      </w:r>
      <w:r>
        <w:rPr>
          <w:rFonts w:ascii="Times New Roman" w:hAnsi="Times New Roman" w:cs="Times New Roman"/>
          <w:sz w:val="28"/>
        </w:rPr>
        <w:t xml:space="preserve">disponibilizar a aplicação </w:t>
      </w:r>
      <w:r w:rsidR="00FF72C2">
        <w:rPr>
          <w:rFonts w:ascii="Times New Roman" w:hAnsi="Times New Roman" w:cs="Times New Roman"/>
          <w:sz w:val="28"/>
        </w:rPr>
        <w:t>B</w:t>
      </w:r>
      <w:r>
        <w:rPr>
          <w:rFonts w:ascii="Times New Roman" w:hAnsi="Times New Roman" w:cs="Times New Roman"/>
          <w:sz w:val="28"/>
        </w:rPr>
        <w:t>ack-</w:t>
      </w:r>
      <w:r w:rsidR="00FF72C2">
        <w:rPr>
          <w:rFonts w:ascii="Times New Roman" w:hAnsi="Times New Roman" w:cs="Times New Roman"/>
          <w:sz w:val="28"/>
        </w:rPr>
        <w:t xml:space="preserve">End da plataforma. A aplicação contida neste servidor trabalha no modelo Cliente-Servidor, realizando conexão com o Front-End por meio do protocolo HTTP, esta aplicação também foi desenvolvida </w:t>
      </w:r>
      <w:r>
        <w:rPr>
          <w:rFonts w:ascii="Times New Roman" w:hAnsi="Times New Roman" w:cs="Times New Roman"/>
          <w:sz w:val="28"/>
        </w:rPr>
        <w:t>com java 8.</w:t>
      </w:r>
    </w:p>
    <w:p w14:paraId="17C36064" w14:textId="33D3F4DA" w:rsidR="00E21E7A" w:rsidRPr="000C4760" w:rsidRDefault="00E21E7A" w:rsidP="00E21E7A">
      <w:pPr>
        <w:spacing w:after="0" w:line="360" w:lineRule="auto"/>
        <w:jc w:val="both"/>
        <w:rPr>
          <w:rFonts w:ascii="Times New Roman" w:hAnsi="Times New Roman" w:cs="Times New Roman"/>
          <w:b/>
          <w:sz w:val="28"/>
        </w:rPr>
      </w:pPr>
      <w:r w:rsidRPr="000C4760">
        <w:rPr>
          <w:rFonts w:ascii="Times New Roman" w:hAnsi="Times New Roman" w:cs="Times New Roman"/>
          <w:b/>
          <w:sz w:val="28"/>
        </w:rPr>
        <w:tab/>
        <w:t>Banco de Dados</w:t>
      </w:r>
    </w:p>
    <w:p w14:paraId="466DABAC" w14:textId="3CE8D9F2" w:rsidR="00E21E7A" w:rsidRDefault="00FF72C2" w:rsidP="00E21E7A">
      <w:pPr>
        <w:spacing w:after="0" w:line="360" w:lineRule="auto"/>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É necessário armazenar todas informações pertinentes ao jogos, como características do jogo a ser aplicado, imagens, perguntas e alterntivas, bem como informações das instituições, usuários, afim de gerar relatórios para que os responsáveis possam visualizar os resul</w:t>
      </w:r>
      <w:r w:rsidR="0054789B">
        <w:rPr>
          <w:rFonts w:ascii="Times New Roman" w:hAnsi="Times New Roman" w:cs="Times New Roman"/>
          <w:sz w:val="28"/>
        </w:rPr>
        <w:t>tados do jogo.</w:t>
      </w:r>
    </w:p>
    <w:p w14:paraId="34D9A4F1" w14:textId="4934D09F" w:rsidR="00E21E7A" w:rsidRPr="000C4760" w:rsidRDefault="00E21E7A" w:rsidP="00E21E7A">
      <w:pPr>
        <w:spacing w:after="0" w:line="360" w:lineRule="auto"/>
        <w:jc w:val="both"/>
        <w:rPr>
          <w:rFonts w:ascii="Times New Roman" w:hAnsi="Times New Roman" w:cs="Times New Roman"/>
          <w:b/>
          <w:sz w:val="28"/>
        </w:rPr>
      </w:pPr>
      <w:r w:rsidRPr="000C4760">
        <w:rPr>
          <w:rFonts w:ascii="Times New Roman" w:hAnsi="Times New Roman" w:cs="Times New Roman"/>
          <w:b/>
          <w:sz w:val="28"/>
        </w:rPr>
        <w:tab/>
        <w:t xml:space="preserve">Load </w:t>
      </w:r>
      <w:commentRangeStart w:id="14"/>
      <w:r w:rsidRPr="000C4760">
        <w:rPr>
          <w:rFonts w:ascii="Times New Roman" w:hAnsi="Times New Roman" w:cs="Times New Roman"/>
          <w:b/>
          <w:sz w:val="28"/>
        </w:rPr>
        <w:t>Balancer</w:t>
      </w:r>
      <w:commentRangeEnd w:id="14"/>
      <w:r w:rsidR="00EF6A75">
        <w:rPr>
          <w:rStyle w:val="CommentReference"/>
        </w:rPr>
        <w:commentReference w:id="14"/>
      </w:r>
    </w:p>
    <w:p w14:paraId="161F4ABC" w14:textId="4441C5E9" w:rsidR="00E21E7A" w:rsidRDefault="00E21E7A" w:rsidP="00E21E7A">
      <w:pPr>
        <w:spacing w:after="0" w:line="360" w:lineRule="auto"/>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sidR="0054789B">
        <w:rPr>
          <w:rFonts w:ascii="Times New Roman" w:hAnsi="Times New Roman" w:cs="Times New Roman"/>
          <w:sz w:val="28"/>
        </w:rPr>
        <w:t xml:space="preserve">É fundamental destribuir a quantidade de acesso ao Servidor de Back-End, para que isso ocorra é necessario que </w:t>
      </w:r>
      <w:r w:rsidR="002D4AFD">
        <w:rPr>
          <w:rFonts w:ascii="Times New Roman" w:hAnsi="Times New Roman" w:cs="Times New Roman"/>
          <w:sz w:val="28"/>
        </w:rPr>
        <w:t xml:space="preserve">este serviço </w:t>
      </w:r>
      <w:r w:rsidR="0054789B">
        <w:rPr>
          <w:rFonts w:ascii="Times New Roman" w:hAnsi="Times New Roman" w:cs="Times New Roman"/>
          <w:sz w:val="28"/>
        </w:rPr>
        <w:t>seja escalável</w:t>
      </w:r>
      <w:r w:rsidR="002609D5">
        <w:rPr>
          <w:rFonts w:ascii="Times New Roman" w:hAnsi="Times New Roman" w:cs="Times New Roman"/>
          <w:sz w:val="28"/>
        </w:rPr>
        <w:t xml:space="preserve">. Todas requisições serão controladas por ele, </w:t>
      </w:r>
      <w:r>
        <w:rPr>
          <w:rFonts w:ascii="Times New Roman" w:hAnsi="Times New Roman" w:cs="Times New Roman"/>
          <w:sz w:val="28"/>
        </w:rPr>
        <w:t>redirecionando as requisições para o servidor com menos carga.</w:t>
      </w:r>
    </w:p>
    <w:p w14:paraId="5FC5E56D" w14:textId="77777777" w:rsidR="00EF6A75" w:rsidRDefault="00EF6A75" w:rsidP="00E21E7A">
      <w:pPr>
        <w:spacing w:after="0" w:line="360" w:lineRule="auto"/>
        <w:jc w:val="both"/>
        <w:rPr>
          <w:rFonts w:ascii="Times New Roman" w:hAnsi="Times New Roman" w:cs="Times New Roman"/>
          <w:sz w:val="28"/>
        </w:rPr>
      </w:pPr>
    </w:p>
    <w:p w14:paraId="45FF5F8A" w14:textId="77777777" w:rsidR="00EF6A75" w:rsidRDefault="00EF6A75" w:rsidP="00E21E7A">
      <w:pPr>
        <w:spacing w:after="0" w:line="360" w:lineRule="auto"/>
        <w:jc w:val="both"/>
        <w:rPr>
          <w:rFonts w:ascii="Times New Roman" w:hAnsi="Times New Roman" w:cs="Times New Roman"/>
          <w:sz w:val="28"/>
        </w:rPr>
      </w:pPr>
    </w:p>
    <w:p w14:paraId="17779821" w14:textId="5B2D80F4" w:rsidR="00E21E7A" w:rsidRPr="000C4760" w:rsidRDefault="00E21E7A" w:rsidP="00E21E7A">
      <w:pPr>
        <w:spacing w:after="0" w:line="360" w:lineRule="auto"/>
        <w:jc w:val="both"/>
        <w:rPr>
          <w:rFonts w:ascii="Times New Roman" w:hAnsi="Times New Roman" w:cs="Times New Roman"/>
          <w:b/>
          <w:sz w:val="28"/>
        </w:rPr>
      </w:pPr>
      <w:r w:rsidRPr="000C4760">
        <w:rPr>
          <w:rFonts w:ascii="Times New Roman" w:hAnsi="Times New Roman" w:cs="Times New Roman"/>
          <w:b/>
          <w:sz w:val="28"/>
        </w:rPr>
        <w:lastRenderedPageBreak/>
        <w:tab/>
        <w:t>Entrega Contínua</w:t>
      </w:r>
    </w:p>
    <w:p w14:paraId="24A712B7" w14:textId="2CF39970" w:rsidR="00E21E7A" w:rsidRDefault="00E21E7A" w:rsidP="00E21E7A">
      <w:pPr>
        <w:spacing w:after="0" w:line="360" w:lineRule="auto"/>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sidR="002D4AFD">
        <w:rPr>
          <w:rFonts w:ascii="Times New Roman" w:hAnsi="Times New Roman" w:cs="Times New Roman"/>
          <w:sz w:val="28"/>
        </w:rPr>
        <w:t xml:space="preserve">É necessário garantir que um novo código esteja apto para ser disponibilizado em ambiente de produção. </w:t>
      </w:r>
      <w:r w:rsidR="004654E2">
        <w:rPr>
          <w:rFonts w:ascii="Times New Roman" w:hAnsi="Times New Roman" w:cs="Times New Roman"/>
          <w:sz w:val="28"/>
        </w:rPr>
        <w:t xml:space="preserve">Controlando </w:t>
      </w:r>
      <w:commentRangeStart w:id="15"/>
      <w:r w:rsidR="004654E2">
        <w:rPr>
          <w:rFonts w:ascii="Times New Roman" w:hAnsi="Times New Roman" w:cs="Times New Roman"/>
          <w:sz w:val="28"/>
        </w:rPr>
        <w:t>builds</w:t>
      </w:r>
      <w:commentRangeEnd w:id="15"/>
      <w:r w:rsidR="00EF6A75">
        <w:rPr>
          <w:rStyle w:val="CommentReference"/>
        </w:rPr>
        <w:commentReference w:id="15"/>
      </w:r>
      <w:r w:rsidR="004654E2">
        <w:rPr>
          <w:rFonts w:ascii="Times New Roman" w:hAnsi="Times New Roman" w:cs="Times New Roman"/>
          <w:sz w:val="28"/>
        </w:rPr>
        <w:t xml:space="preserve">, validações e testes, para que </w:t>
      </w:r>
      <w:r w:rsidR="00365F8B">
        <w:rPr>
          <w:rFonts w:ascii="Times New Roman" w:hAnsi="Times New Roman" w:cs="Times New Roman"/>
          <w:sz w:val="28"/>
        </w:rPr>
        <w:t xml:space="preserve">o processo de frequentes alterações parciais entejam disponíveis </w:t>
      </w:r>
      <w:r w:rsidR="00365F8B">
        <w:rPr>
          <w:rFonts w:ascii="Times New Roman" w:hAnsi="Times New Roman" w:cs="Times New Roman"/>
          <w:sz w:val="28"/>
        </w:rPr>
        <w:tab/>
        <w:t>de maneira automática e com garantia de que a plataforma funcione como esperado.</w:t>
      </w:r>
    </w:p>
    <w:p w14:paraId="50D414B3" w14:textId="732B0372" w:rsidR="00664CEE" w:rsidRDefault="00664CEE" w:rsidP="00664CEE">
      <w:pPr>
        <w:spacing w:after="0" w:line="360" w:lineRule="auto"/>
        <w:jc w:val="center"/>
        <w:rPr>
          <w:rFonts w:ascii="Times New Roman" w:hAnsi="Times New Roman" w:cs="Times New Roman"/>
          <w:sz w:val="28"/>
        </w:rPr>
      </w:pPr>
      <w:r>
        <w:rPr>
          <w:rFonts w:ascii="Times New Roman" w:hAnsi="Times New Roman" w:cs="Times New Roman"/>
          <w:b/>
          <w:noProof/>
          <w:sz w:val="28"/>
          <w:lang w:eastAsia="pt-BR"/>
        </w:rPr>
        <w:drawing>
          <wp:inline distT="0" distB="0" distL="0" distR="0" wp14:anchorId="5430263F" wp14:editId="56382636">
            <wp:extent cx="3924300" cy="2333625"/>
            <wp:effectExtent l="0" t="0" r="0" b="0"/>
            <wp:docPr id="38" name="Picture" descr="entrega contín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entrega contínua"/>
                    <pic:cNvPicPr>
                      <a:picLocks noChangeAspect="1" noChangeArrowheads="1"/>
                    </pic:cNvPicPr>
                  </pic:nvPicPr>
                  <pic:blipFill>
                    <a:blip r:embed="rId10"/>
                    <a:stretch>
                      <a:fillRect/>
                    </a:stretch>
                  </pic:blipFill>
                  <pic:spPr bwMode="auto">
                    <a:xfrm>
                      <a:off x="0" y="0"/>
                      <a:ext cx="3924300" cy="2333625"/>
                    </a:xfrm>
                    <a:prstGeom prst="rect">
                      <a:avLst/>
                    </a:prstGeom>
                    <a:noFill/>
                    <a:ln w="9525">
                      <a:noFill/>
                      <a:miter lim="800000"/>
                      <a:headEnd/>
                      <a:tailEnd/>
                    </a:ln>
                  </pic:spPr>
                </pic:pic>
              </a:graphicData>
            </a:graphic>
          </wp:inline>
        </w:drawing>
      </w:r>
    </w:p>
    <w:p w14:paraId="7BB8FC89" w14:textId="5A3548BE" w:rsidR="00E21E7A" w:rsidRPr="000C4760" w:rsidRDefault="00E21E7A" w:rsidP="00E21E7A">
      <w:pPr>
        <w:spacing w:after="0" w:line="360" w:lineRule="auto"/>
        <w:jc w:val="both"/>
        <w:rPr>
          <w:rFonts w:ascii="Times New Roman" w:hAnsi="Times New Roman" w:cs="Times New Roman"/>
          <w:b/>
          <w:sz w:val="28"/>
        </w:rPr>
      </w:pPr>
      <w:r w:rsidRPr="000C4760">
        <w:rPr>
          <w:rFonts w:ascii="Times New Roman" w:hAnsi="Times New Roman" w:cs="Times New Roman"/>
          <w:b/>
          <w:sz w:val="28"/>
        </w:rPr>
        <w:tab/>
        <w:t>Interface de Monitoramento</w:t>
      </w:r>
    </w:p>
    <w:p w14:paraId="3E92E143" w14:textId="35170E66" w:rsidR="00E21E7A" w:rsidRDefault="00E21E7A" w:rsidP="00E21E7A">
      <w:pPr>
        <w:spacing w:after="0" w:line="360" w:lineRule="auto"/>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 xml:space="preserve">Serviço de </w:t>
      </w:r>
      <w:r w:rsidRPr="00415BE6">
        <w:rPr>
          <w:rFonts w:ascii="Times New Roman" w:hAnsi="Times New Roman" w:cs="Times New Roman"/>
          <w:sz w:val="28"/>
        </w:rPr>
        <w:t>monitoramento</w:t>
      </w:r>
      <w:r w:rsidR="00283647">
        <w:rPr>
          <w:rFonts w:ascii="Times New Roman" w:hAnsi="Times New Roman" w:cs="Times New Roman"/>
          <w:sz w:val="28"/>
        </w:rPr>
        <w:t xml:space="preserve"> em tempo real</w:t>
      </w:r>
      <w:r>
        <w:rPr>
          <w:rFonts w:ascii="Times New Roman" w:hAnsi="Times New Roman" w:cs="Times New Roman"/>
          <w:sz w:val="28"/>
        </w:rPr>
        <w:t xml:space="preserve"> </w:t>
      </w:r>
      <w:r w:rsidR="00365F8B">
        <w:rPr>
          <w:rFonts w:ascii="Times New Roman" w:hAnsi="Times New Roman" w:cs="Times New Roman"/>
          <w:sz w:val="28"/>
        </w:rPr>
        <w:t xml:space="preserve">para que </w:t>
      </w:r>
      <w:r w:rsidR="00283647">
        <w:rPr>
          <w:rFonts w:ascii="Times New Roman" w:hAnsi="Times New Roman" w:cs="Times New Roman"/>
          <w:sz w:val="28"/>
        </w:rPr>
        <w:t xml:space="preserve">informe em o </w:t>
      </w:r>
      <w:r w:rsidR="00365F8B">
        <w:rPr>
          <w:rFonts w:ascii="Times New Roman" w:hAnsi="Times New Roman" w:cs="Times New Roman"/>
          <w:sz w:val="28"/>
        </w:rPr>
        <w:t>quanto esta se</w:t>
      </w:r>
      <w:r w:rsidR="00EF6A75">
        <w:rPr>
          <w:rFonts w:ascii="Times New Roman" w:hAnsi="Times New Roman" w:cs="Times New Roman"/>
          <w:sz w:val="28"/>
        </w:rPr>
        <w:t>ndo consumido de recurso de me</w:t>
      </w:r>
      <w:r w:rsidR="00365F8B">
        <w:rPr>
          <w:rFonts w:ascii="Times New Roman" w:hAnsi="Times New Roman" w:cs="Times New Roman"/>
          <w:sz w:val="28"/>
        </w:rPr>
        <w:t>mória, processador, entrada e saída</w:t>
      </w:r>
      <w:r w:rsidR="00283647">
        <w:rPr>
          <w:rFonts w:ascii="Times New Roman" w:hAnsi="Times New Roman" w:cs="Times New Roman"/>
          <w:sz w:val="28"/>
        </w:rPr>
        <w:t xml:space="preserve">, bem como métricas referente a consumo de network. </w:t>
      </w:r>
    </w:p>
    <w:p w14:paraId="180F3525" w14:textId="7B40E674" w:rsidR="00E21E7A" w:rsidRDefault="00E21E7A" w:rsidP="002D4AFD">
      <w:pPr>
        <w:spacing w:after="0" w:line="360" w:lineRule="auto"/>
        <w:jc w:val="both"/>
        <w:rPr>
          <w:rFonts w:ascii="Times New Roman" w:hAnsi="Times New Roman" w:cs="Times New Roman"/>
          <w:sz w:val="28"/>
        </w:rPr>
      </w:pPr>
      <w:r>
        <w:rPr>
          <w:rFonts w:ascii="Times New Roman" w:hAnsi="Times New Roman" w:cs="Times New Roman"/>
          <w:sz w:val="28"/>
        </w:rPr>
        <w:tab/>
      </w:r>
    </w:p>
    <w:p w14:paraId="0A343D74" w14:textId="77777777" w:rsidR="00E21E7A" w:rsidRDefault="00E21E7A">
      <w:pPr>
        <w:spacing w:after="0" w:line="360" w:lineRule="auto"/>
        <w:jc w:val="both"/>
        <w:rPr>
          <w:rFonts w:ascii="Times New Roman" w:eastAsia="Times New Roman" w:hAnsi="Times New Roman" w:cs="Times New Roman"/>
          <w:b/>
          <w:bCs/>
          <w:sz w:val="32"/>
          <w:szCs w:val="32"/>
        </w:rPr>
      </w:pPr>
    </w:p>
    <w:p w14:paraId="30FFCD9C" w14:textId="21FA5B57" w:rsidR="00200A81" w:rsidRDefault="000862D3" w:rsidP="00283647">
      <w:pPr>
        <w:spacing w:after="0" w:line="360" w:lineRule="auto"/>
        <w:ind w:firstLine="708"/>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Quantidade e Escalabilidade (</w:t>
      </w:r>
      <w:commentRangeStart w:id="16"/>
      <w:r w:rsidR="00573AFD">
        <w:rPr>
          <w:rFonts w:ascii="Times New Roman" w:eastAsia="Times New Roman" w:hAnsi="Times New Roman" w:cs="Times New Roman"/>
          <w:b/>
          <w:bCs/>
          <w:sz w:val="32"/>
          <w:szCs w:val="32"/>
        </w:rPr>
        <w:t>Disponibilidade</w:t>
      </w:r>
      <w:commentRangeEnd w:id="16"/>
      <w:r w:rsidR="00025579">
        <w:rPr>
          <w:rStyle w:val="CommentReference"/>
        </w:rPr>
        <w:commentReference w:id="16"/>
      </w:r>
      <w:r>
        <w:rPr>
          <w:rFonts w:ascii="Times New Roman" w:eastAsia="Times New Roman" w:hAnsi="Times New Roman" w:cs="Times New Roman"/>
          <w:b/>
          <w:bCs/>
          <w:sz w:val="32"/>
          <w:szCs w:val="32"/>
        </w:rPr>
        <w:t>)</w:t>
      </w:r>
    </w:p>
    <w:p w14:paraId="607F9829" w14:textId="77777777" w:rsidR="00200A81" w:rsidRDefault="00573AFD">
      <w:pPr>
        <w:spacing w:after="0" w:line="360" w:lineRule="auto"/>
        <w:jc w:val="both"/>
        <w:rPr>
          <w:rFonts w:ascii="Times New Roman" w:hAnsi="Times New Roman" w:cs="Times New Roman"/>
          <w:sz w:val="28"/>
        </w:rPr>
      </w:pPr>
      <w:r>
        <w:rPr>
          <w:rFonts w:ascii="Times New Roman" w:hAnsi="Times New Roman" w:cs="Times New Roman"/>
          <w:sz w:val="28"/>
        </w:rPr>
        <w:tab/>
      </w:r>
    </w:p>
    <w:p w14:paraId="19FD4978" w14:textId="746534AE" w:rsidR="00200A81" w:rsidRDefault="00573AFD">
      <w:pPr>
        <w:spacing w:after="0" w:line="360" w:lineRule="auto"/>
        <w:jc w:val="both"/>
        <w:rPr>
          <w:rFonts w:ascii="Times New Roman" w:eastAsia="Times New Roman" w:hAnsi="Times New Roman" w:cs="Times New Roman"/>
          <w:sz w:val="28"/>
          <w:szCs w:val="28"/>
        </w:rPr>
      </w:pPr>
      <w:r>
        <w:rPr>
          <w:rFonts w:ascii="Times New Roman" w:hAnsi="Times New Roman" w:cs="Times New Roman"/>
          <w:sz w:val="28"/>
        </w:rPr>
        <w:tab/>
      </w:r>
      <w:r w:rsidR="000C4760">
        <w:rPr>
          <w:rFonts w:ascii="Times New Roman" w:hAnsi="Times New Roman" w:cs="Times New Roman"/>
          <w:sz w:val="28"/>
        </w:rPr>
        <w:t>É primordial que a</w:t>
      </w:r>
      <w:r w:rsidR="00283647">
        <w:rPr>
          <w:rFonts w:ascii="Times New Roman" w:hAnsi="Times New Roman" w:cs="Times New Roman"/>
          <w:sz w:val="28"/>
        </w:rPr>
        <w:t xml:space="preserve"> plataforma </w:t>
      </w:r>
      <w:r w:rsidR="00EF6A75">
        <w:rPr>
          <w:rFonts w:ascii="Times New Roman" w:hAnsi="Times New Roman" w:cs="Times New Roman"/>
          <w:sz w:val="28"/>
        </w:rPr>
        <w:t>seja escalável</w:t>
      </w:r>
      <w:r w:rsidR="000C4760">
        <w:rPr>
          <w:rFonts w:ascii="Times New Roman" w:hAnsi="Times New Roman" w:cs="Times New Roman"/>
          <w:sz w:val="28"/>
        </w:rPr>
        <w:t xml:space="preserve">, garantindo que o </w:t>
      </w:r>
      <w:r>
        <w:rPr>
          <w:rFonts w:ascii="Times New Roman" w:eastAsia="Times New Roman" w:hAnsi="Times New Roman" w:cs="Times New Roman"/>
          <w:sz w:val="28"/>
          <w:szCs w:val="28"/>
        </w:rPr>
        <w:t xml:space="preserve">software estará sempre disponível para que os usuários consigam com qualidade na entrega do serviço em que ele foi proposto a fazer. </w:t>
      </w:r>
    </w:p>
    <w:p w14:paraId="0C381D7D" w14:textId="69A2DBB0" w:rsidR="00200A81" w:rsidRDefault="00573AFD" w:rsidP="00EF6A75">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Como o software será utilizado por todos alunos do Centro Paula Souza, é fundamental que este requisito seja preenchido, pois de qualquer lugar e a qualquer momento o software deverá estar disponível.</w:t>
      </w:r>
    </w:p>
    <w:p w14:paraId="27D2DF1B" w14:textId="77777777" w:rsidR="00EF6A75" w:rsidRDefault="00EF6A75" w:rsidP="00EF6A75">
      <w:pPr>
        <w:spacing w:after="0" w:line="360" w:lineRule="auto"/>
        <w:jc w:val="both"/>
        <w:rPr>
          <w:rFonts w:ascii="Times New Roman" w:eastAsia="Times New Roman" w:hAnsi="Times New Roman" w:cs="Times New Roman"/>
          <w:sz w:val="28"/>
          <w:szCs w:val="28"/>
        </w:rPr>
      </w:pPr>
    </w:p>
    <w:p w14:paraId="49A45158" w14:textId="77777777" w:rsidR="00200A81" w:rsidRDefault="00200A81">
      <w:pPr>
        <w:spacing w:after="0" w:line="360" w:lineRule="auto"/>
        <w:jc w:val="both"/>
        <w:rPr>
          <w:rFonts w:ascii="Times New Roman" w:hAnsi="Times New Roman" w:cs="Times New Roman"/>
        </w:rPr>
      </w:pPr>
    </w:p>
    <w:p w14:paraId="3FD18AE4"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CAPITULO III  (Desenvolvimento)</w:t>
      </w:r>
    </w:p>
    <w:p w14:paraId="64CA1236" w14:textId="77777777" w:rsidR="00200A81" w:rsidRDefault="00573AFD">
      <w:pPr>
        <w:spacing w:after="0" w:line="360" w:lineRule="auto"/>
        <w:jc w:val="both"/>
        <w:rPr>
          <w:ins w:id="17" w:author="Eduardo Sakaue" w:date="2017-07-13T19:21:00Z"/>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b/>
      </w:r>
    </w:p>
    <w:p w14:paraId="3729831A" w14:textId="77777777" w:rsidR="00DF6EAB" w:rsidRDefault="00DF6EAB">
      <w:pPr>
        <w:spacing w:after="0" w:line="360" w:lineRule="auto"/>
        <w:jc w:val="both"/>
        <w:rPr>
          <w:ins w:id="18" w:author="Eduardo Sakaue" w:date="2017-07-13T19:21:00Z"/>
          <w:rFonts w:ascii="Times New Roman" w:eastAsia="Times New Roman" w:hAnsi="Times New Roman" w:cs="Times New Roman"/>
          <w:b/>
          <w:bCs/>
          <w:sz w:val="32"/>
          <w:szCs w:val="32"/>
        </w:rPr>
      </w:pPr>
      <w:ins w:id="19" w:author="Eduardo Sakaue" w:date="2017-07-13T19:21:00Z">
        <w:r>
          <w:rPr>
            <w:rFonts w:ascii="Times New Roman" w:eastAsia="Times New Roman" w:hAnsi="Times New Roman" w:cs="Times New Roman"/>
            <w:b/>
            <w:bCs/>
            <w:sz w:val="32"/>
            <w:szCs w:val="32"/>
          </w:rPr>
          <w:t>Pegar o diagrama e colocar as tecnologias</w:t>
        </w:r>
      </w:ins>
    </w:p>
    <w:p w14:paraId="4E973BFC" w14:textId="77777777" w:rsidR="00DF6EAB" w:rsidRDefault="00DF6EAB">
      <w:pPr>
        <w:spacing w:after="0" w:line="360" w:lineRule="auto"/>
        <w:jc w:val="both"/>
        <w:rPr>
          <w:ins w:id="20" w:author="Eduardo Sakaue" w:date="2017-07-13T19:21:00Z"/>
          <w:rFonts w:ascii="Times New Roman" w:eastAsia="Times New Roman" w:hAnsi="Times New Roman" w:cs="Times New Roman"/>
          <w:b/>
          <w:bCs/>
          <w:sz w:val="32"/>
          <w:szCs w:val="32"/>
        </w:rPr>
      </w:pPr>
    </w:p>
    <w:p w14:paraId="1AE50D96" w14:textId="77777777" w:rsidR="00DF6EAB" w:rsidRDefault="006839B3">
      <w:pPr>
        <w:spacing w:after="0" w:line="360" w:lineRule="auto"/>
        <w:jc w:val="both"/>
        <w:rPr>
          <w:ins w:id="21" w:author="Eduardo Sakaue" w:date="2017-07-13T19:22:00Z"/>
          <w:rFonts w:ascii="Times New Roman" w:eastAsia="Times New Roman" w:hAnsi="Times New Roman" w:cs="Times New Roman"/>
          <w:b/>
          <w:bCs/>
          <w:sz w:val="32"/>
          <w:szCs w:val="32"/>
        </w:rPr>
      </w:pPr>
      <w:ins w:id="22" w:author="Eduardo Sakaue" w:date="2017-07-13T19:22:00Z">
        <w:r>
          <w:rPr>
            <w:rFonts w:ascii="Times New Roman" w:eastAsia="Times New Roman" w:hAnsi="Times New Roman" w:cs="Times New Roman"/>
            <w:b/>
            <w:bCs/>
            <w:sz w:val="32"/>
            <w:szCs w:val="32"/>
          </w:rPr>
          <w:t>Explicar como utilizou cada uma delas</w:t>
        </w:r>
      </w:ins>
    </w:p>
    <w:p w14:paraId="60470191" w14:textId="77777777" w:rsidR="006839B3" w:rsidRDefault="006839B3">
      <w:pPr>
        <w:spacing w:after="0" w:line="360" w:lineRule="auto"/>
        <w:jc w:val="both"/>
        <w:rPr>
          <w:ins w:id="23" w:author="Eduardo Sakaue" w:date="2017-07-13T19:21:00Z"/>
          <w:rFonts w:ascii="Times New Roman" w:eastAsia="Times New Roman" w:hAnsi="Times New Roman" w:cs="Times New Roman"/>
          <w:b/>
          <w:bCs/>
          <w:sz w:val="32"/>
          <w:szCs w:val="32"/>
        </w:rPr>
      </w:pPr>
    </w:p>
    <w:p w14:paraId="1F13FBDB" w14:textId="77777777" w:rsidR="00DF6EAB" w:rsidRDefault="00DF6EAB">
      <w:pPr>
        <w:spacing w:after="0" w:line="360" w:lineRule="auto"/>
        <w:jc w:val="both"/>
        <w:rPr>
          <w:rFonts w:ascii="Times New Roman" w:eastAsia="Times New Roman" w:hAnsi="Times New Roman" w:cs="Times New Roman"/>
          <w:b/>
          <w:bCs/>
          <w:sz w:val="32"/>
          <w:szCs w:val="32"/>
        </w:rPr>
      </w:pPr>
    </w:p>
    <w:p w14:paraId="5CB1D4C7" w14:textId="77777777" w:rsidR="00200A81" w:rsidRDefault="00573AFD">
      <w:pPr>
        <w:spacing w:after="0" w:line="360" w:lineRule="auto"/>
        <w:jc w:val="both"/>
        <w:rPr>
          <w:rFonts w:ascii="Times New Roman" w:eastAsia="Times New Roman" w:hAnsi="Times New Roman" w:cs="Times New Roman"/>
          <w:b/>
          <w:bCs/>
          <w:sz w:val="32"/>
          <w:szCs w:val="32"/>
        </w:rPr>
      </w:pPr>
      <w:commentRangeStart w:id="24"/>
      <w:r>
        <w:rPr>
          <w:rFonts w:ascii="Times New Roman" w:eastAsia="Times New Roman" w:hAnsi="Times New Roman" w:cs="Times New Roman"/>
          <w:b/>
          <w:bCs/>
          <w:sz w:val="32"/>
          <w:szCs w:val="32"/>
        </w:rPr>
        <w:t>Microsoft Azure</w:t>
      </w:r>
    </w:p>
    <w:p w14:paraId="2D3CB66D" w14:textId="77777777" w:rsidR="00200A81" w:rsidRDefault="00200A81">
      <w:pPr>
        <w:spacing w:after="0" w:line="360" w:lineRule="auto"/>
        <w:jc w:val="both"/>
        <w:rPr>
          <w:rFonts w:ascii="Times New Roman" w:eastAsia="Times New Roman" w:hAnsi="Times New Roman" w:cs="Times New Roman"/>
          <w:b/>
          <w:bCs/>
          <w:sz w:val="32"/>
          <w:szCs w:val="32"/>
        </w:rPr>
      </w:pPr>
    </w:p>
    <w:p w14:paraId="0D2F4F2A"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Pr>
          <w:rFonts w:ascii="Times New Roman" w:eastAsia="Times New Roman" w:hAnsi="Times New Roman" w:cs="Times New Roman"/>
          <w:sz w:val="28"/>
          <w:szCs w:val="28"/>
        </w:rPr>
        <w:t>Como o Centro Paula Souza tem um convênio com a Microsoft, foi definido com o requisito a hospedagem do aplicativo na plataforma integrada Microsoft Azure. Essa plataforma forneces acesso a diversas ferramentas para implantação, monitoramento, escalonamento da aplicação.</w:t>
      </w:r>
    </w:p>
    <w:p w14:paraId="6AFCB062"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O Centro Paula Souza forneceu acesso a um host que está alocado na Plataforma Microsoft Azure.</w:t>
      </w:r>
    </w:p>
    <w:p w14:paraId="7B078D4B"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sz w:val="28"/>
          <w:szCs w:val="28"/>
        </w:rPr>
        <w:t>No Microsoft Azure podemos monitorar, controlar e criar diversos recursos tudo na nuvem. Para isso é necessário o conhecimento do que é necessário para satisfazer a sua necessidade.</w:t>
      </w:r>
    </w:p>
    <w:p w14:paraId="6BC47373"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sz w:val="28"/>
          <w:szCs w:val="28"/>
        </w:rPr>
        <w:t xml:space="preserve">Para que tivesse acesso aos aplicativos que citarei em seguida, foi necessário realizar uma configuração na Plataforma Azure, liberando portas, ou seja, criando um canal, onde acontecerão conexões entre dados dos aplicativos e o Ubuntu Server VM. </w:t>
      </w:r>
    </w:p>
    <w:p w14:paraId="6A8DF0B2"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sz w:val="28"/>
          <w:szCs w:val="28"/>
        </w:rPr>
        <w:t xml:space="preserve">Para configurar a liberação de portas no Microsoft Azure é necessário acessar o Grupo de Recursos, clicar em Network Security Group e dentro dessa opção realizar as configurações necessárias. Como no meu caso estou utilizando de aplicativos de serviço, foi necessário configurar individualmente as portas de entrada e saída para cada aplicativo instalado. </w:t>
      </w:r>
    </w:p>
    <w:p w14:paraId="6257C87C" w14:textId="77777777" w:rsidR="00200A81" w:rsidRDefault="00573AFD">
      <w:pPr>
        <w:spacing w:after="0" w:line="360" w:lineRule="auto"/>
        <w:jc w:val="both"/>
        <w:rPr>
          <w:rFonts w:ascii="Times New Roman" w:eastAsia="Times New Roman" w:hAnsi="Times New Roman" w:cs="Times New Roman"/>
          <w:bCs/>
          <w:sz w:val="28"/>
          <w:szCs w:val="28"/>
        </w:rPr>
      </w:pPr>
      <w:bookmarkStart w:id="25" w:name="_GoBack"/>
      <w:bookmarkEnd w:id="25"/>
      <w:r>
        <w:rPr>
          <w:rFonts w:ascii="Times New Roman" w:eastAsia="Times New Roman" w:hAnsi="Times New Roman" w:cs="Times New Roman"/>
          <w:bCs/>
          <w:sz w:val="28"/>
          <w:szCs w:val="28"/>
        </w:rPr>
        <w:lastRenderedPageBreak/>
        <w:tab/>
      </w:r>
      <w:commentRangeEnd w:id="24"/>
      <w:r w:rsidR="006839B3">
        <w:rPr>
          <w:rStyle w:val="CommentReference"/>
        </w:rPr>
        <w:commentReference w:id="24"/>
      </w:r>
      <w:r>
        <w:rPr>
          <w:rFonts w:ascii="Times New Roman" w:eastAsia="Times New Roman" w:hAnsi="Times New Roman" w:cs="Times New Roman"/>
          <w:bCs/>
          <w:noProof/>
          <w:sz w:val="28"/>
          <w:szCs w:val="28"/>
          <w:lang w:eastAsia="pt-BR"/>
        </w:rPr>
        <w:drawing>
          <wp:inline distT="0" distB="0" distL="0" distR="0" wp14:anchorId="22042897" wp14:editId="1495FAD4">
            <wp:extent cx="5490845" cy="238506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1"/>
                    <a:stretch>
                      <a:fillRect/>
                    </a:stretch>
                  </pic:blipFill>
                  <pic:spPr bwMode="auto">
                    <a:xfrm>
                      <a:off x="0" y="0"/>
                      <a:ext cx="5490845" cy="2385060"/>
                    </a:xfrm>
                    <a:prstGeom prst="rect">
                      <a:avLst/>
                    </a:prstGeom>
                    <a:noFill/>
                    <a:ln w="9525">
                      <a:noFill/>
                      <a:miter lim="800000"/>
                      <a:headEnd/>
                      <a:tailEnd/>
                    </a:ln>
                  </pic:spPr>
                </pic:pic>
              </a:graphicData>
            </a:graphic>
          </wp:inline>
        </w:drawing>
      </w:r>
    </w:p>
    <w:p w14:paraId="5CB3257F" w14:textId="77777777" w:rsidR="00200A81" w:rsidRDefault="00573AF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3. Regras de Segurança Azure Inbound</w:t>
      </w:r>
    </w:p>
    <w:p w14:paraId="5FB25AEB" w14:textId="77777777" w:rsidR="00200A81" w:rsidRDefault="00200A81">
      <w:pPr>
        <w:spacing w:after="0" w:line="360" w:lineRule="auto"/>
        <w:jc w:val="center"/>
        <w:rPr>
          <w:rFonts w:ascii="Times New Roman" w:eastAsia="Times New Roman" w:hAnsi="Times New Roman" w:cs="Times New Roman"/>
          <w:bCs/>
          <w:sz w:val="28"/>
          <w:szCs w:val="28"/>
        </w:rPr>
      </w:pPr>
    </w:p>
    <w:p w14:paraId="5856C4C8"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sz w:val="28"/>
          <w:szCs w:val="28"/>
        </w:rPr>
        <w:t>Configurando os Outbounds e Inbounds é possível acessar por meio externo ao Azure as aplicações instaladas no Docker dentro do Ubuntu Server.</w:t>
      </w:r>
    </w:p>
    <w:p w14:paraId="13C81D94" w14:textId="77777777"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Estas configurações são necessárias para que os recursos disponíveis na Virtual Machine sejam acessados fora do Host, ou seja, que aceite requisições por meio das portas configuradas e liberadas.</w:t>
      </w:r>
    </w:p>
    <w:p w14:paraId="7F235FF9" w14:textId="77777777"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Foram adicionado a este Grupo de Recursos as seguintes configurações:</w:t>
      </w:r>
    </w:p>
    <w:p w14:paraId="0B25CFEB" w14:textId="77777777" w:rsidR="00200A81" w:rsidRDefault="00200A81">
      <w:pPr>
        <w:spacing w:after="0" w:line="360" w:lineRule="auto"/>
        <w:jc w:val="both"/>
        <w:rPr>
          <w:rFonts w:ascii="Times New Roman" w:eastAsia="Times New Roman" w:hAnsi="Times New Roman" w:cs="Times New Roman"/>
          <w:b/>
          <w:sz w:val="28"/>
          <w:szCs w:val="28"/>
        </w:rPr>
      </w:pPr>
    </w:p>
    <w:p w14:paraId="44A6129C"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Porta 8888</w:t>
      </w:r>
    </w:p>
    <w:p w14:paraId="3224B2E7" w14:textId="77777777"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Configurada para monitoramento dos containers.</w:t>
      </w:r>
    </w:p>
    <w:p w14:paraId="44F025A7" w14:textId="77777777" w:rsidR="00200A81" w:rsidRDefault="00200A81">
      <w:pPr>
        <w:spacing w:after="0" w:line="360" w:lineRule="auto"/>
        <w:jc w:val="both"/>
        <w:rPr>
          <w:rFonts w:ascii="Times New Roman" w:eastAsia="Times New Roman" w:hAnsi="Times New Roman" w:cs="Times New Roman"/>
          <w:b/>
          <w:sz w:val="28"/>
          <w:szCs w:val="28"/>
        </w:rPr>
      </w:pPr>
    </w:p>
    <w:p w14:paraId="4BE15A6C"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Porta 8080 </w:t>
      </w:r>
    </w:p>
    <w:p w14:paraId="1F56CA83"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Configurada para acesso ao Haproxy Load Balancer, ele será responsável de controlar e balancear todas requisições feitas ao Back-End.</w:t>
      </w:r>
    </w:p>
    <w:p w14:paraId="5FA3BEEE" w14:textId="77777777" w:rsidR="00200A81" w:rsidRDefault="00200A81">
      <w:pPr>
        <w:spacing w:after="0" w:line="360" w:lineRule="auto"/>
        <w:jc w:val="both"/>
        <w:rPr>
          <w:rFonts w:ascii="Times New Roman" w:eastAsia="Times New Roman" w:hAnsi="Times New Roman" w:cs="Times New Roman"/>
          <w:b/>
          <w:sz w:val="28"/>
          <w:szCs w:val="28"/>
        </w:rPr>
      </w:pPr>
    </w:p>
    <w:p w14:paraId="27E0AB45"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Porta 8585</w:t>
      </w:r>
    </w:p>
    <w:p w14:paraId="711744BD"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Configurada para acesso ao Jenkins, aplicativo este que tem a finalidade de realizar a Entrega Contínua.</w:t>
      </w:r>
    </w:p>
    <w:p w14:paraId="24B4FC3A" w14:textId="77777777" w:rsidR="00200A81" w:rsidRDefault="00200A81">
      <w:pPr>
        <w:spacing w:after="0" w:line="360" w:lineRule="auto"/>
        <w:jc w:val="both"/>
        <w:rPr>
          <w:rFonts w:ascii="Times New Roman" w:eastAsia="Times New Roman" w:hAnsi="Times New Roman" w:cs="Times New Roman"/>
          <w:b/>
          <w:sz w:val="28"/>
          <w:szCs w:val="28"/>
        </w:rPr>
      </w:pPr>
    </w:p>
    <w:p w14:paraId="4E3CF065"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Porta 8081</w:t>
      </w:r>
    </w:p>
    <w:p w14:paraId="12DF3CCB"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Porta destinada ao Nexus Repository, que irá hospedar todos artefatos e arquivo pom.xml gerados no build pelo Jenkins.</w:t>
      </w:r>
    </w:p>
    <w:p w14:paraId="192BF304" w14:textId="77777777" w:rsidR="00200A81" w:rsidRDefault="00200A81">
      <w:pPr>
        <w:spacing w:after="0" w:line="360" w:lineRule="auto"/>
        <w:jc w:val="both"/>
        <w:rPr>
          <w:rFonts w:ascii="Times New Roman" w:eastAsia="Times New Roman" w:hAnsi="Times New Roman" w:cs="Times New Roman"/>
          <w:b/>
          <w:sz w:val="28"/>
          <w:szCs w:val="28"/>
        </w:rPr>
      </w:pPr>
    </w:p>
    <w:p w14:paraId="4616ADEE"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Porta 3306</w:t>
      </w:r>
    </w:p>
    <w:p w14:paraId="6F1B5641"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Porta configurada para acesso ao Banco de Dados Mysql.</w:t>
      </w:r>
    </w:p>
    <w:p w14:paraId="06C8F0CE" w14:textId="77777777" w:rsidR="00200A81" w:rsidRDefault="00200A81">
      <w:pPr>
        <w:spacing w:after="0" w:line="360" w:lineRule="auto"/>
        <w:jc w:val="both"/>
        <w:rPr>
          <w:rFonts w:ascii="Times New Roman" w:eastAsia="Times New Roman" w:hAnsi="Times New Roman" w:cs="Times New Roman"/>
          <w:b/>
          <w:bCs/>
          <w:sz w:val="32"/>
          <w:szCs w:val="32"/>
        </w:rPr>
      </w:pPr>
    </w:p>
    <w:p w14:paraId="65CAC59B"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Virtual Machine</w:t>
      </w:r>
    </w:p>
    <w:p w14:paraId="2F0BC30C" w14:textId="77777777" w:rsidR="00200A81" w:rsidRDefault="00200A81">
      <w:pPr>
        <w:spacing w:after="0" w:line="360" w:lineRule="auto"/>
        <w:jc w:val="both"/>
        <w:rPr>
          <w:rFonts w:ascii="Times New Roman" w:eastAsia="Times New Roman" w:hAnsi="Times New Roman" w:cs="Times New Roman"/>
          <w:b/>
          <w:bCs/>
          <w:sz w:val="32"/>
          <w:szCs w:val="32"/>
        </w:rPr>
      </w:pPr>
    </w:p>
    <w:p w14:paraId="714660DF"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Pr>
          <w:rFonts w:ascii="Times New Roman" w:eastAsia="Times New Roman" w:hAnsi="Times New Roman" w:cs="Times New Roman"/>
          <w:bCs/>
          <w:sz w:val="28"/>
          <w:szCs w:val="28"/>
        </w:rPr>
        <w:t xml:space="preserve">Para desenvolvimento desta solução foi utilizado uma Virtual Machine, </w:t>
      </w:r>
      <w:r>
        <w:rPr>
          <w:rFonts w:ascii="Times New Roman" w:eastAsia="Times New Roman" w:hAnsi="Times New Roman" w:cs="Times New Roman"/>
          <w:sz w:val="28"/>
          <w:szCs w:val="28"/>
        </w:rPr>
        <w:t>que nada mais é que um computador como qualquer outro, porém, virtualizado, ou seja, não existe um dispositivo físico. Todos seus recursos estão disponíveis na internet por meio da plataforma integrada, e sendo necessário apenas a criação de uma conta na plataforma para a criação da VM.</w:t>
      </w:r>
    </w:p>
    <w:p w14:paraId="33FF5016"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sz w:val="28"/>
          <w:szCs w:val="28"/>
        </w:rPr>
        <w:t>Com a Virtual Machine irei reduzir o custo do projeto, pois não é necessário a aquisição de um computador para realizar o serviço de servidor. Todos recursos estarão disponíveis na forma virtualizada, ou seja, é criado todo um ambiente computacional, sendo ele composto por: Memória Principal (RAM), Memória Secunda (HD) e Processadores.</w:t>
      </w:r>
    </w:p>
    <w:p w14:paraId="64B0263F"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54B818F3"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Ubuntu Server</w:t>
      </w:r>
    </w:p>
    <w:p w14:paraId="35A208DB" w14:textId="77777777" w:rsidR="00200A81" w:rsidRDefault="00200A81">
      <w:pPr>
        <w:spacing w:after="0" w:line="360" w:lineRule="auto"/>
        <w:jc w:val="both"/>
        <w:rPr>
          <w:rFonts w:ascii="Times New Roman" w:eastAsia="Times New Roman" w:hAnsi="Times New Roman" w:cs="Times New Roman"/>
          <w:b/>
          <w:bCs/>
          <w:sz w:val="32"/>
          <w:szCs w:val="32"/>
        </w:rPr>
      </w:pPr>
    </w:p>
    <w:p w14:paraId="243A8696"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Pr>
          <w:rFonts w:ascii="Times New Roman" w:eastAsia="Times New Roman" w:hAnsi="Times New Roman" w:cs="Times New Roman"/>
          <w:sz w:val="28"/>
          <w:szCs w:val="28"/>
        </w:rPr>
        <w:t xml:space="preserve">Na Plataforma Microsoft Azure, existem diversas opções de Sistemas Operacionais que podem ser instalados, porém, foi disponibilizado pelo Centro Paula Souza uma Virtual Machine com sistema operacional Ubuntu Server 16.04 LTS (Long Term Suppport), sendo baseado em Software Livre, ele garante total liberdade do usuário de customização do ambiente </w:t>
      </w:r>
      <w:r>
        <w:rPr>
          <w:rFonts w:ascii="Times New Roman" w:eastAsia="Times New Roman" w:hAnsi="Times New Roman" w:cs="Times New Roman"/>
          <w:sz w:val="28"/>
          <w:szCs w:val="28"/>
        </w:rPr>
        <w:lastRenderedPageBreak/>
        <w:t>computacional e a diversidade de programas que são criados por diversos desenvolvedores do mundo inteiro.</w:t>
      </w:r>
    </w:p>
    <w:p w14:paraId="7449F7D7" w14:textId="77777777"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escolha do SO Ubuntu Server se deu por diversos requisitos alguns deles foram: Um sistema operacional voltado para o serviço de servidores, onde o mesmo não compartilha de recurso gráfico o que impacta positivamente no processamento de dados pelo servidor, outra vantagem do Ubuntu Server é a existência de uma grande comunidade de desenvolvedores que compartilham informações por meio de fóruns e todas essas informações são facilmente encontradas na internet.</w:t>
      </w:r>
    </w:p>
    <w:p w14:paraId="54B5DAA8" w14:textId="77777777"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Este Sistema Operacional é formado pelas seguintes configurações:</w:t>
      </w:r>
    </w:p>
    <w:p w14:paraId="5F923A11" w14:textId="77777777" w:rsidR="00200A81" w:rsidRDefault="00200A81">
      <w:pPr>
        <w:spacing w:after="0" w:line="360" w:lineRule="auto"/>
        <w:ind w:firstLine="708"/>
        <w:jc w:val="both"/>
        <w:rPr>
          <w:rFonts w:ascii="Times New Roman" w:eastAsia="Times New Roman" w:hAnsi="Times New Roman" w:cs="Times New Roman"/>
          <w:sz w:val="28"/>
          <w:szCs w:val="28"/>
        </w:rPr>
      </w:pPr>
    </w:p>
    <w:p w14:paraId="07CA929E" w14:textId="77777777" w:rsidR="00200A81" w:rsidRDefault="00573AFD">
      <w:pPr>
        <w:spacing w:after="0" w:line="360" w:lineRule="auto"/>
        <w:ind w:firstLine="708"/>
        <w:jc w:val="both"/>
      </w:pPr>
      <w:r>
        <w:rPr>
          <w:noProof/>
          <w:lang w:eastAsia="pt-BR"/>
        </w:rPr>
        <w:drawing>
          <wp:inline distT="0" distB="0" distL="0" distR="0" wp14:anchorId="58C465EA" wp14:editId="0186A61E">
            <wp:extent cx="5490845" cy="261937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2"/>
                    <a:stretch>
                      <a:fillRect/>
                    </a:stretch>
                  </pic:blipFill>
                  <pic:spPr bwMode="auto">
                    <a:xfrm>
                      <a:off x="0" y="0"/>
                      <a:ext cx="5490845" cy="2619375"/>
                    </a:xfrm>
                    <a:prstGeom prst="rect">
                      <a:avLst/>
                    </a:prstGeom>
                    <a:noFill/>
                    <a:ln w="9525">
                      <a:noFill/>
                      <a:miter lim="800000"/>
                      <a:headEnd/>
                      <a:tailEnd/>
                    </a:ln>
                  </pic:spPr>
                </pic:pic>
              </a:graphicData>
            </a:graphic>
          </wp:inline>
        </w:drawing>
      </w:r>
    </w:p>
    <w:p w14:paraId="01677538" w14:textId="77777777" w:rsidR="00200A81" w:rsidRDefault="00200A81">
      <w:pPr>
        <w:spacing w:after="0" w:line="360" w:lineRule="auto"/>
        <w:jc w:val="both"/>
        <w:rPr>
          <w:rFonts w:ascii="Times New Roman" w:eastAsia="Times New Roman" w:hAnsi="Times New Roman" w:cs="Times New Roman"/>
          <w:b/>
          <w:bCs/>
          <w:sz w:val="32"/>
          <w:szCs w:val="32"/>
        </w:rPr>
      </w:pPr>
    </w:p>
    <w:p w14:paraId="79089332"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Putty</w:t>
      </w:r>
    </w:p>
    <w:p w14:paraId="5903EBA9"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b/>
      </w:r>
    </w:p>
    <w:p w14:paraId="06749993"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Pr>
          <w:rFonts w:ascii="Times New Roman" w:eastAsia="Times New Roman" w:hAnsi="Times New Roman" w:cs="Times New Roman"/>
          <w:sz w:val="28"/>
          <w:szCs w:val="28"/>
        </w:rPr>
        <w:t>Para acesso ao Sistema Operacional foi utilizado um programa que emula terminais por meio de diversos tipos de conexão. Para que a conexão entre o Putty e o Sistema Operacional que estava hospedado dentro do Azure fosse feita de maneira segura, foi criado um usuário e senha no momento em que o Sistema Operacional é instalado.</w:t>
      </w:r>
    </w:p>
    <w:p w14:paraId="42345473" w14:textId="77777777" w:rsidR="00200A81" w:rsidRDefault="00200A81">
      <w:pPr>
        <w:spacing w:after="0" w:line="360" w:lineRule="auto"/>
        <w:jc w:val="both"/>
        <w:rPr>
          <w:rFonts w:ascii="Times New Roman" w:eastAsia="Times New Roman" w:hAnsi="Times New Roman" w:cs="Times New Roman"/>
          <w:bCs/>
          <w:sz w:val="28"/>
          <w:szCs w:val="28"/>
        </w:rPr>
      </w:pPr>
    </w:p>
    <w:p w14:paraId="6C989485" w14:textId="77777777" w:rsidR="00200A81" w:rsidRDefault="00573AFD">
      <w:pPr>
        <w:spacing w:after="0" w:line="360" w:lineRule="auto"/>
      </w:pPr>
      <w:r>
        <w:rPr>
          <w:noProof/>
          <w:lang w:eastAsia="pt-BR"/>
        </w:rPr>
        <w:lastRenderedPageBreak/>
        <w:drawing>
          <wp:inline distT="0" distB="0" distL="0" distR="0" wp14:anchorId="259F73CA" wp14:editId="7129CA46">
            <wp:extent cx="5490845" cy="3491865"/>
            <wp:effectExtent l="0" t="0" r="0" b="0"/>
            <wp:docPr id="4" name="Picture" descr="C:\Users\Thiago Fortunato\AppData\Local\Microsoft\Windows\INetCache\Content.Word\acesso 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Thiago Fortunato\AppData\Local\Microsoft\Windows\INetCache\Content.Word\acesso host.png"/>
                    <pic:cNvPicPr>
                      <a:picLocks noChangeAspect="1" noChangeArrowheads="1"/>
                    </pic:cNvPicPr>
                  </pic:nvPicPr>
                  <pic:blipFill>
                    <a:blip r:embed="rId13"/>
                    <a:stretch>
                      <a:fillRect/>
                    </a:stretch>
                  </pic:blipFill>
                  <pic:spPr bwMode="auto">
                    <a:xfrm>
                      <a:off x="0" y="0"/>
                      <a:ext cx="5490845" cy="3491865"/>
                    </a:xfrm>
                    <a:prstGeom prst="rect">
                      <a:avLst/>
                    </a:prstGeom>
                    <a:noFill/>
                    <a:ln w="9525">
                      <a:noFill/>
                      <a:miter lim="800000"/>
                      <a:headEnd/>
                      <a:tailEnd/>
                    </a:ln>
                  </pic:spPr>
                </pic:pic>
              </a:graphicData>
            </a:graphic>
          </wp:inline>
        </w:drawing>
      </w:r>
    </w:p>
    <w:p w14:paraId="34869CDE" w14:textId="77777777" w:rsidR="00200A81" w:rsidRDefault="00573AF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5. Login Azure Ubuntu Server VM através do Putty.</w:t>
      </w:r>
    </w:p>
    <w:p w14:paraId="2B3CAF84" w14:textId="77777777" w:rsidR="00200A81" w:rsidRDefault="00200A81">
      <w:pPr>
        <w:spacing w:after="0" w:line="360" w:lineRule="auto"/>
        <w:jc w:val="center"/>
        <w:rPr>
          <w:rFonts w:ascii="Times New Roman" w:eastAsia="Times New Roman" w:hAnsi="Times New Roman" w:cs="Times New Roman"/>
          <w:b/>
          <w:bCs/>
          <w:sz w:val="32"/>
          <w:szCs w:val="32"/>
        </w:rPr>
      </w:pPr>
    </w:p>
    <w:p w14:paraId="52261DA3"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Docker</w:t>
      </w:r>
    </w:p>
    <w:commentRangeStart w:id="26"/>
    <w:p w14:paraId="1B4BE962" w14:textId="77777777" w:rsidR="00200A81" w:rsidRDefault="00D3432C">
      <w:pPr>
        <w:spacing w:after="0" w:line="360" w:lineRule="auto"/>
        <w:jc w:val="both"/>
        <w:rPr>
          <w:rFonts w:ascii="Times New Roman" w:eastAsia="Times New Roman" w:hAnsi="Times New Roman" w:cs="Times New Roman"/>
          <w:b/>
          <w:bCs/>
          <w:sz w:val="32"/>
          <w:szCs w:val="32"/>
        </w:rPr>
      </w:pPr>
      <w:r>
        <w:fldChar w:fldCharType="begin"/>
      </w:r>
      <w:r>
        <w:instrText xml:space="preserve"> HYPERLINK "https://www.datadoghq.com/docker-adoption/" </w:instrText>
      </w:r>
      <w:r>
        <w:fldChar w:fldCharType="separate"/>
      </w:r>
      <w:r w:rsidR="003A6117" w:rsidRPr="003B4A4A">
        <w:rPr>
          <w:rStyle w:val="Hyperlink"/>
          <w:rFonts w:ascii="Times New Roman" w:eastAsia="Times New Roman" w:hAnsi="Times New Roman" w:cs="Times New Roman"/>
          <w:b/>
          <w:bCs/>
          <w:sz w:val="32"/>
          <w:szCs w:val="32"/>
          <w:highlight w:val="yellow"/>
        </w:rPr>
        <w:t>https://www.datadoghq.com/docker-adoption/</w:t>
      </w:r>
      <w:r>
        <w:rPr>
          <w:rStyle w:val="Hyperlink"/>
          <w:rFonts w:ascii="Times New Roman" w:eastAsia="Times New Roman" w:hAnsi="Times New Roman" w:cs="Times New Roman"/>
          <w:b/>
          <w:bCs/>
          <w:sz w:val="32"/>
          <w:szCs w:val="32"/>
          <w:highlight w:val="yellow"/>
        </w:rPr>
        <w:fldChar w:fldCharType="end"/>
      </w:r>
      <w:commentRangeEnd w:id="26"/>
      <w:r w:rsidR="00934DFA">
        <w:rPr>
          <w:rStyle w:val="CommentReference"/>
        </w:rPr>
        <w:commentReference w:id="26"/>
      </w:r>
    </w:p>
    <w:p w14:paraId="4A450F0C" w14:textId="77777777"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Um dos softwares que serão utilizados para garantir a disponibilidade do aplicativo enquanto hospedado no servidor. Docker é um sistema de virtualização, onde são criados containers isolados que compartilharão recursos com o SO. </w:t>
      </w:r>
    </w:p>
    <w:p w14:paraId="565F0CE9" w14:textId="77777777"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Com o Docker é possível o empacotamento de uma aplicação ou um ambiente inteiro dentro de um contêiner, compartilhando com outras aplicações o que irão utilizar num mesmo já configurado. Essa prática diminuirá drasticamente o tempo de deploy de uma aplicação, pois não será necessário configurar novamente o ambiente para que ele funcione corretamente. </w:t>
      </w:r>
    </w:p>
    <w:p w14:paraId="177F2069" w14:textId="77777777"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Com o docker também reduzimos o custo do projeto, pois teremos somente um servidor com o Docker instalado, e todos recursos que serão </w:t>
      </w:r>
      <w:r>
        <w:rPr>
          <w:rFonts w:ascii="Times New Roman" w:eastAsia="Times New Roman" w:hAnsi="Times New Roman" w:cs="Times New Roman"/>
          <w:sz w:val="28"/>
          <w:szCs w:val="28"/>
        </w:rPr>
        <w:lastRenderedPageBreak/>
        <w:t>necessários instalados dentro dele, assim, não é necessário ter computadores robustos ou mais de um computador para executar tarefas diferentes.</w:t>
      </w:r>
    </w:p>
    <w:p w14:paraId="030B26DA" w14:textId="77777777" w:rsidR="00200A81" w:rsidRDefault="00573AFD">
      <w:pPr>
        <w:pStyle w:val="Corpodotexto"/>
        <w:jc w:val="both"/>
        <w:rPr>
          <w:rFonts w:ascii="Times New Roman" w:hAnsi="Times New Roman"/>
          <w:sz w:val="28"/>
          <w:szCs w:val="28"/>
        </w:rPr>
      </w:pPr>
      <w:r>
        <w:rPr>
          <w:rFonts w:ascii="Times New Roman" w:hAnsi="Times New Roman"/>
          <w:sz w:val="28"/>
          <w:szCs w:val="28"/>
        </w:rPr>
        <w:tab/>
        <w:t>O modelo de isolamento utilizado no Docker é a virtualização a nível do sistema operacional, um método de virtualização onde o kernel do sistema operacional permite que múltiplos processos sejam executados isoladamente no mesmo host. Esses processos isolados em execução são denominados no Docker de container.</w:t>
      </w:r>
    </w:p>
    <w:p w14:paraId="5DDE3057" w14:textId="77777777" w:rsidR="00200A81" w:rsidRDefault="00200A81">
      <w:pPr>
        <w:pStyle w:val="Corpodotexto"/>
        <w:jc w:val="both"/>
      </w:pPr>
    </w:p>
    <w:p w14:paraId="2FF16DD3" w14:textId="77777777" w:rsidR="00200A81" w:rsidRDefault="00573AFD">
      <w:pPr>
        <w:jc w:val="both"/>
        <w:rPr>
          <w:color w:val="00000A"/>
        </w:rPr>
      </w:pPr>
      <w:bookmarkStart w:id="27" w:name="docs-internal-guid-41738c27-3807-ee7c-8c"/>
      <w:bookmarkEnd w:id="27"/>
      <w:r>
        <w:rPr>
          <w:noProof/>
          <w:color w:val="00000A"/>
          <w:lang w:eastAsia="pt-BR"/>
        </w:rPr>
        <w:drawing>
          <wp:inline distT="0" distB="0" distL="0" distR="0" wp14:anchorId="6B41C61E" wp14:editId="555A57AC">
            <wp:extent cx="5848350" cy="342900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4"/>
                    <a:stretch>
                      <a:fillRect/>
                    </a:stretch>
                  </pic:blipFill>
                  <pic:spPr bwMode="auto">
                    <a:xfrm>
                      <a:off x="0" y="0"/>
                      <a:ext cx="5848350" cy="3429000"/>
                    </a:xfrm>
                    <a:prstGeom prst="rect">
                      <a:avLst/>
                    </a:prstGeom>
                    <a:noFill/>
                    <a:ln w="9525">
                      <a:noFill/>
                      <a:miter lim="800000"/>
                      <a:headEnd/>
                      <a:tailEnd/>
                    </a:ln>
                  </pic:spPr>
                </pic:pic>
              </a:graphicData>
            </a:graphic>
          </wp:inline>
        </w:drawing>
      </w:r>
    </w:p>
    <w:p w14:paraId="5C0EF791" w14:textId="77777777" w:rsidR="00200A81" w:rsidRDefault="00200A81">
      <w:pPr>
        <w:pStyle w:val="Corpodotexto"/>
        <w:jc w:val="both"/>
      </w:pPr>
    </w:p>
    <w:p w14:paraId="453C4D31" w14:textId="77777777" w:rsidR="00200A81" w:rsidRDefault="00200A81">
      <w:pPr>
        <w:pStyle w:val="Corpodotexto"/>
        <w:jc w:val="both"/>
      </w:pPr>
    </w:p>
    <w:p w14:paraId="356A30A3" w14:textId="77777777" w:rsidR="00200A81" w:rsidDel="00C95011" w:rsidRDefault="00573AFD">
      <w:pPr>
        <w:spacing w:after="0" w:line="360" w:lineRule="auto"/>
        <w:ind w:firstLine="708"/>
        <w:jc w:val="both"/>
        <w:rPr>
          <w:del w:id="28" w:author="Eduardo Sakaue" w:date="2017-07-13T20:05:00Z"/>
          <w:rFonts w:ascii="Times New Roman" w:eastAsia="Times New Roman" w:hAnsi="Times New Roman" w:cs="Times New Roman"/>
          <w:sz w:val="28"/>
          <w:szCs w:val="28"/>
        </w:rPr>
      </w:pPr>
      <w:del w:id="29" w:author="Eduardo Sakaue" w:date="2017-07-13T20:05:00Z">
        <w:r w:rsidDel="00C95011">
          <w:rPr>
            <w:rFonts w:ascii="Times New Roman" w:eastAsia="Times New Roman" w:hAnsi="Times New Roman" w:cs="Times New Roman"/>
            <w:sz w:val="28"/>
            <w:szCs w:val="28"/>
          </w:rPr>
          <w:delText xml:space="preserve">Para instalação do Docker no Ubuntu Server, segui o tutorial disponível no </w:delText>
        </w:r>
        <w:r w:rsidDel="00C95011">
          <w:rPr>
            <w:rFonts w:ascii="Times New Roman" w:eastAsia="Times New Roman" w:hAnsi="Times New Roman" w:cs="Times New Roman"/>
            <w:i/>
            <w:iCs/>
            <w:sz w:val="28"/>
            <w:szCs w:val="28"/>
          </w:rPr>
          <w:delText xml:space="preserve">https://docs.docker.com/engine/installation/linux/ubuntulinux. </w:delText>
        </w:r>
        <w:r w:rsidDel="00C95011">
          <w:rPr>
            <w:rFonts w:ascii="Times New Roman" w:eastAsia="Times New Roman" w:hAnsi="Times New Roman" w:cs="Times New Roman"/>
            <w:sz w:val="28"/>
            <w:szCs w:val="28"/>
          </w:rPr>
          <w:delText xml:space="preserve">Foi adicionado o repositório para download do aplicativo e configurada todas variáveis de ambiente para execução do aplicativo. </w:delText>
        </w:r>
      </w:del>
    </w:p>
    <w:p w14:paraId="45D89CE7" w14:textId="77777777" w:rsidR="00200A81" w:rsidDel="00C95011" w:rsidRDefault="00200A81">
      <w:pPr>
        <w:spacing w:after="0" w:line="360" w:lineRule="auto"/>
        <w:ind w:firstLine="708"/>
        <w:jc w:val="both"/>
        <w:rPr>
          <w:del w:id="30" w:author="Eduardo Sakaue" w:date="2017-07-13T20:05:00Z"/>
          <w:rFonts w:ascii="Times New Roman" w:eastAsia="Times New Roman" w:hAnsi="Times New Roman" w:cs="Times New Roman"/>
          <w:sz w:val="28"/>
          <w:szCs w:val="28"/>
        </w:rPr>
      </w:pPr>
    </w:p>
    <w:p w14:paraId="220832E5" w14:textId="77777777" w:rsidR="00200A81" w:rsidRDefault="00573AFD">
      <w:pPr>
        <w:spacing w:after="0" w:line="360" w:lineRule="auto"/>
        <w:ind w:firstLine="708"/>
        <w:jc w:val="center"/>
      </w:pPr>
      <w:r>
        <w:rPr>
          <w:noProof/>
          <w:lang w:eastAsia="pt-BR"/>
        </w:rPr>
        <w:drawing>
          <wp:inline distT="0" distB="0" distL="0" distR="0" wp14:anchorId="05E2352F" wp14:editId="521EFB6E">
            <wp:extent cx="3094990" cy="771525"/>
            <wp:effectExtent l="0" t="0" r="0" b="0"/>
            <wp:docPr id="6" name="Picture" descr="C:\Users\Thiago Fortunato\AppData\Local\Microsoft\Windows\INetCache\Content.Word\docker -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Users\Thiago Fortunato\AppData\Local\Microsoft\Windows\INetCache\Content.Word\docker -v.png"/>
                    <pic:cNvPicPr>
                      <a:picLocks noChangeAspect="1" noChangeArrowheads="1"/>
                    </pic:cNvPicPr>
                  </pic:nvPicPr>
                  <pic:blipFill>
                    <a:blip r:embed="rId15"/>
                    <a:stretch>
                      <a:fillRect/>
                    </a:stretch>
                  </pic:blipFill>
                  <pic:spPr bwMode="auto">
                    <a:xfrm>
                      <a:off x="0" y="0"/>
                      <a:ext cx="3094990" cy="771525"/>
                    </a:xfrm>
                    <a:prstGeom prst="rect">
                      <a:avLst/>
                    </a:prstGeom>
                    <a:noFill/>
                    <a:ln w="9525">
                      <a:noFill/>
                      <a:miter lim="800000"/>
                      <a:headEnd/>
                      <a:tailEnd/>
                    </a:ln>
                  </pic:spPr>
                </pic:pic>
              </a:graphicData>
            </a:graphic>
          </wp:inline>
        </w:drawing>
      </w:r>
    </w:p>
    <w:p w14:paraId="2F954107" w14:textId="77777777" w:rsidR="00200A81" w:rsidRDefault="00200A81">
      <w:pPr>
        <w:spacing w:after="0" w:line="360" w:lineRule="auto"/>
        <w:ind w:firstLine="708"/>
        <w:jc w:val="center"/>
        <w:rPr>
          <w:rFonts w:ascii="Times New Roman" w:eastAsia="Times New Roman" w:hAnsi="Times New Roman" w:cs="Times New Roman"/>
          <w:sz w:val="28"/>
          <w:szCs w:val="28"/>
        </w:rPr>
      </w:pPr>
    </w:p>
    <w:p w14:paraId="0BEC681D" w14:textId="77777777" w:rsidR="00200A81" w:rsidDel="00C95011" w:rsidRDefault="00573AFD">
      <w:pPr>
        <w:spacing w:after="0" w:line="360" w:lineRule="auto"/>
        <w:ind w:firstLine="709"/>
        <w:jc w:val="both"/>
        <w:rPr>
          <w:del w:id="31" w:author="Eduardo Sakaue" w:date="2017-07-13T20:05:00Z"/>
          <w:rFonts w:ascii="Times New Roman" w:eastAsia="Times New Roman" w:hAnsi="Times New Roman" w:cs="Times New Roman"/>
          <w:i/>
          <w:sz w:val="28"/>
          <w:szCs w:val="28"/>
        </w:rPr>
      </w:pPr>
      <w:del w:id="32" w:author="Eduardo Sakaue" w:date="2017-07-13T20:05:00Z">
        <w:r w:rsidDel="00C95011">
          <w:rPr>
            <w:rFonts w:ascii="Times New Roman" w:eastAsia="Times New Roman" w:hAnsi="Times New Roman" w:cs="Times New Roman"/>
            <w:sz w:val="28"/>
            <w:szCs w:val="28"/>
          </w:rPr>
          <w:delText xml:space="preserve">Foi instalado também o Docker Compose que faz parte do Ecosistema Docker, com ele foi possível criar todo ambiente, configurando cada container individualmente e inicia-los de uma só vez. Para instalação do Docker Compose foi seguido o tutorial disponibilizado no site </w:delText>
        </w:r>
        <w:r w:rsidDel="00C95011">
          <w:fldChar w:fldCharType="begin"/>
        </w:r>
        <w:r w:rsidDel="00C95011">
          <w:delInstrText xml:space="preserve"> HYPERLINK "https://docs.docker.com/compose/install/" \h </w:delInstrText>
        </w:r>
        <w:r w:rsidDel="00C95011">
          <w:fldChar w:fldCharType="separate"/>
        </w:r>
        <w:r w:rsidDel="00C95011">
          <w:rPr>
            <w:rStyle w:val="LinkdaInternet"/>
            <w:rFonts w:ascii="Times New Roman" w:eastAsia="Times New Roman" w:hAnsi="Times New Roman" w:cs="Times New Roman"/>
            <w:sz w:val="28"/>
            <w:szCs w:val="28"/>
          </w:rPr>
          <w:delText>https://docs.docker.com/compose/install/</w:delText>
        </w:r>
        <w:r w:rsidDel="00C95011">
          <w:rPr>
            <w:rStyle w:val="LinkdaInternet"/>
            <w:rFonts w:ascii="Times New Roman" w:eastAsia="Times New Roman" w:hAnsi="Times New Roman" w:cs="Times New Roman"/>
            <w:sz w:val="28"/>
            <w:szCs w:val="28"/>
          </w:rPr>
          <w:fldChar w:fldCharType="end"/>
        </w:r>
        <w:r w:rsidDel="00C95011">
          <w:rPr>
            <w:rFonts w:ascii="Times New Roman" w:eastAsia="Times New Roman" w:hAnsi="Times New Roman" w:cs="Times New Roman"/>
            <w:i/>
            <w:sz w:val="28"/>
            <w:szCs w:val="28"/>
          </w:rPr>
          <w:delText>.</w:delText>
        </w:r>
      </w:del>
    </w:p>
    <w:p w14:paraId="0762C75A" w14:textId="77777777" w:rsidR="00200A81" w:rsidRDefault="00200A81">
      <w:pPr>
        <w:spacing w:after="0" w:line="360" w:lineRule="auto"/>
        <w:ind w:firstLine="709"/>
        <w:jc w:val="both"/>
        <w:rPr>
          <w:rFonts w:ascii="Times New Roman" w:eastAsia="Times New Roman" w:hAnsi="Times New Roman" w:cs="Times New Roman"/>
          <w:i/>
          <w:sz w:val="28"/>
          <w:szCs w:val="28"/>
        </w:rPr>
      </w:pPr>
    </w:p>
    <w:p w14:paraId="73867E9D" w14:textId="77777777" w:rsidR="00200A81" w:rsidRDefault="00573AFD">
      <w:pPr>
        <w:spacing w:after="0" w:line="360" w:lineRule="auto"/>
        <w:ind w:firstLine="709"/>
        <w:jc w:val="center"/>
      </w:pPr>
      <w:r>
        <w:rPr>
          <w:noProof/>
          <w:lang w:eastAsia="pt-BR"/>
        </w:rPr>
        <w:drawing>
          <wp:inline distT="0" distB="0" distL="0" distR="0" wp14:anchorId="09A07D03" wp14:editId="6CE88B98">
            <wp:extent cx="3571875" cy="762000"/>
            <wp:effectExtent l="0" t="0" r="0" b="0"/>
            <wp:docPr id="7" name="Picture" descr="C:\Users\Thiago Fortunato\AppData\Local\Microsoft\Windows\INetCache\Content.Word\docker-compose -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Thiago Fortunato\AppData\Local\Microsoft\Windows\INetCache\Content.Word\docker-compose -v.png"/>
                    <pic:cNvPicPr>
                      <a:picLocks noChangeAspect="1" noChangeArrowheads="1"/>
                    </pic:cNvPicPr>
                  </pic:nvPicPr>
                  <pic:blipFill>
                    <a:blip r:embed="rId16"/>
                    <a:stretch>
                      <a:fillRect/>
                    </a:stretch>
                  </pic:blipFill>
                  <pic:spPr bwMode="auto">
                    <a:xfrm>
                      <a:off x="0" y="0"/>
                      <a:ext cx="3571875" cy="762000"/>
                    </a:xfrm>
                    <a:prstGeom prst="rect">
                      <a:avLst/>
                    </a:prstGeom>
                    <a:noFill/>
                    <a:ln w="9525">
                      <a:noFill/>
                      <a:miter lim="800000"/>
                      <a:headEnd/>
                      <a:tailEnd/>
                    </a:ln>
                  </pic:spPr>
                </pic:pic>
              </a:graphicData>
            </a:graphic>
          </wp:inline>
        </w:drawing>
      </w:r>
    </w:p>
    <w:p w14:paraId="09B452B6"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p>
    <w:p w14:paraId="65D5C564" w14:textId="77777777" w:rsidR="00200A81" w:rsidDel="00C95011" w:rsidRDefault="00573AFD">
      <w:pPr>
        <w:spacing w:after="0" w:line="360" w:lineRule="auto"/>
        <w:jc w:val="both"/>
        <w:rPr>
          <w:del w:id="33" w:author="Eduardo Sakaue" w:date="2017-07-13T20:05:00Z"/>
          <w:rFonts w:ascii="Times New Roman" w:eastAsia="Times New Roman" w:hAnsi="Times New Roman" w:cs="Times New Roman"/>
          <w:sz w:val="28"/>
          <w:szCs w:val="28"/>
        </w:rPr>
      </w:pPr>
      <w:del w:id="34" w:author="Eduardo Sakaue" w:date="2017-07-13T20:05:00Z">
        <w:r w:rsidDel="00C95011">
          <w:rPr>
            <w:rFonts w:ascii="Times New Roman" w:eastAsia="Times New Roman" w:hAnsi="Times New Roman" w:cs="Times New Roman"/>
            <w:b/>
            <w:bCs/>
            <w:sz w:val="32"/>
            <w:szCs w:val="32"/>
          </w:rPr>
          <w:tab/>
        </w:r>
        <w:r w:rsidDel="00C95011">
          <w:rPr>
            <w:rFonts w:ascii="Times New Roman" w:eastAsia="Times New Roman" w:hAnsi="Times New Roman" w:cs="Times New Roman"/>
            <w:sz w:val="28"/>
            <w:szCs w:val="28"/>
          </w:rPr>
          <w:delText>Uma imagem é um template ou molde que será baixado do repositório do Docker, o Docker hub. Neste repositório estão imagens oficiais e não oficiais. Como solução foi necessário baixar e configurar diferentes imagens, sendo estas: Mysql 5.6, Tomcat8, Haproxy, Nexus e cAdivisor. Todas imagens baixadas foram configuradas e geradas outras imagens a partir delas. E disponibilizadas no Docker Hub para que possam ser feitos o download de todo ambiente de forma rápida e fácil, desta forma, todo ambiente necessário para o Software Mapskills está disponível a qualquer um que deseja utiliza-lo.</w:delText>
        </w:r>
      </w:del>
    </w:p>
    <w:p w14:paraId="55026CC9" w14:textId="77777777" w:rsidR="00200A81" w:rsidDel="00C95011" w:rsidRDefault="00573AFD">
      <w:pPr>
        <w:spacing w:after="0" w:line="360" w:lineRule="auto"/>
        <w:jc w:val="both"/>
        <w:rPr>
          <w:del w:id="35" w:author="Eduardo Sakaue" w:date="2017-07-13T20:05:00Z"/>
          <w:rFonts w:ascii="Times New Roman" w:eastAsia="Times New Roman" w:hAnsi="Times New Roman" w:cs="Times New Roman"/>
          <w:sz w:val="28"/>
          <w:szCs w:val="28"/>
        </w:rPr>
      </w:pPr>
      <w:del w:id="36" w:author="Eduardo Sakaue" w:date="2017-07-13T20:05:00Z">
        <w:r w:rsidDel="00C95011">
          <w:rPr>
            <w:rFonts w:ascii="Times New Roman" w:eastAsia="Times New Roman" w:hAnsi="Times New Roman" w:cs="Times New Roman"/>
            <w:bCs/>
            <w:sz w:val="28"/>
            <w:szCs w:val="28"/>
          </w:rPr>
          <w:tab/>
        </w:r>
        <w:r w:rsidDel="00C95011">
          <w:rPr>
            <w:rFonts w:ascii="Times New Roman" w:eastAsia="Times New Roman" w:hAnsi="Times New Roman" w:cs="Times New Roman"/>
            <w:sz w:val="28"/>
            <w:szCs w:val="28"/>
          </w:rPr>
          <w:delText>Para realizar o download de uma imagem  no Docker Hub, é necessário apenas ter instalado o Docker e a seguinte sintaxe:</w:delText>
        </w:r>
      </w:del>
    </w:p>
    <w:p w14:paraId="59144498" w14:textId="77777777" w:rsidR="00200A81" w:rsidDel="00C95011" w:rsidRDefault="00573AFD">
      <w:pPr>
        <w:spacing w:after="0" w:line="360" w:lineRule="auto"/>
        <w:jc w:val="center"/>
        <w:rPr>
          <w:del w:id="37" w:author="Eduardo Sakaue" w:date="2017-07-13T20:05:00Z"/>
        </w:rPr>
      </w:pPr>
      <w:commentRangeStart w:id="38"/>
      <w:del w:id="39" w:author="Eduardo Sakaue" w:date="2017-07-13T20:05:00Z">
        <w:r w:rsidDel="00C95011">
          <w:rPr>
            <w:noProof/>
            <w:lang w:eastAsia="pt-BR"/>
          </w:rPr>
          <w:drawing>
            <wp:inline distT="0" distB="0" distL="0" distR="0" wp14:anchorId="724F5C76" wp14:editId="699AFDD9">
              <wp:extent cx="5490845" cy="104013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7"/>
                      <a:stretch>
                        <a:fillRect/>
                      </a:stretch>
                    </pic:blipFill>
                    <pic:spPr bwMode="auto">
                      <a:xfrm>
                        <a:off x="0" y="0"/>
                        <a:ext cx="5490845" cy="1040130"/>
                      </a:xfrm>
                      <a:prstGeom prst="rect">
                        <a:avLst/>
                      </a:prstGeom>
                      <a:noFill/>
                      <a:ln w="9525">
                        <a:noFill/>
                        <a:miter lim="800000"/>
                        <a:headEnd/>
                        <a:tailEnd/>
                      </a:ln>
                    </pic:spPr>
                  </pic:pic>
                </a:graphicData>
              </a:graphic>
            </wp:inline>
          </w:drawing>
        </w:r>
      </w:del>
      <w:commentRangeEnd w:id="38"/>
      <w:r w:rsidR="00C95011">
        <w:rPr>
          <w:rStyle w:val="CommentReference"/>
        </w:rPr>
        <w:commentReference w:id="38"/>
      </w:r>
    </w:p>
    <w:p w14:paraId="7998526F" w14:textId="77777777" w:rsidR="00200A81" w:rsidDel="00C95011" w:rsidRDefault="00573AFD">
      <w:pPr>
        <w:spacing w:after="0" w:line="360" w:lineRule="auto"/>
        <w:jc w:val="center"/>
        <w:rPr>
          <w:del w:id="40" w:author="Eduardo Sakaue" w:date="2017-07-13T20:05:00Z"/>
          <w:rFonts w:ascii="Times New Roman" w:eastAsia="Times New Roman" w:hAnsi="Times New Roman" w:cs="Times New Roman"/>
          <w:sz w:val="24"/>
          <w:szCs w:val="24"/>
        </w:rPr>
      </w:pPr>
      <w:del w:id="41" w:author="Eduardo Sakaue" w:date="2017-07-13T20:05:00Z">
        <w:r w:rsidDel="00C95011">
          <w:rPr>
            <w:rFonts w:ascii="Times New Roman" w:eastAsia="Times New Roman" w:hAnsi="Times New Roman" w:cs="Times New Roman"/>
            <w:sz w:val="24"/>
            <w:szCs w:val="24"/>
          </w:rPr>
          <w:delText>Figura 6. Exemplo de uma Imagem Tomcat no Docker Hub</w:delText>
        </w:r>
      </w:del>
    </w:p>
    <w:p w14:paraId="639F56A5" w14:textId="77777777" w:rsidR="00200A81" w:rsidRPr="00C95011" w:rsidDel="00C95011" w:rsidRDefault="00C95011">
      <w:pPr>
        <w:spacing w:after="0" w:line="360" w:lineRule="auto"/>
        <w:jc w:val="both"/>
        <w:rPr>
          <w:del w:id="42" w:author="Eduardo Sakaue" w:date="2017-07-13T20:05:00Z"/>
          <w:rFonts w:ascii="Courier New" w:eastAsia="Times New Roman" w:hAnsi="Courier New" w:cs="Courier New"/>
          <w:b/>
          <w:bCs/>
          <w:sz w:val="32"/>
          <w:szCs w:val="32"/>
          <w:rPrChange w:id="43" w:author="Eduardo Sakaue" w:date="2017-07-13T20:06:00Z">
            <w:rPr>
              <w:del w:id="44" w:author="Eduardo Sakaue" w:date="2017-07-13T20:05:00Z"/>
              <w:rFonts w:ascii="Times New Roman" w:eastAsia="Times New Roman" w:hAnsi="Times New Roman" w:cs="Times New Roman"/>
              <w:b/>
              <w:bCs/>
              <w:sz w:val="32"/>
              <w:szCs w:val="32"/>
            </w:rPr>
          </w:rPrChange>
        </w:rPr>
      </w:pPr>
      <w:ins w:id="45" w:author="Eduardo Sakaue" w:date="2017-07-13T20:06:00Z">
        <w:r w:rsidRPr="00C95011">
          <w:rPr>
            <w:rFonts w:ascii="Courier New" w:eastAsia="Times New Roman" w:hAnsi="Courier New" w:cs="Courier New"/>
            <w:b/>
            <w:bCs/>
            <w:sz w:val="32"/>
            <w:szCs w:val="32"/>
          </w:rPr>
          <w:t>C</w:t>
        </w:r>
        <w:r w:rsidRPr="00C95011">
          <w:rPr>
            <w:rFonts w:ascii="Courier New" w:eastAsia="Times New Roman" w:hAnsi="Courier New" w:cs="Courier New"/>
            <w:b/>
            <w:bCs/>
            <w:sz w:val="32"/>
            <w:szCs w:val="32"/>
            <w:rPrChange w:id="46" w:author="Eduardo Sakaue" w:date="2017-07-13T20:06:00Z">
              <w:rPr>
                <w:rFonts w:ascii="Times New Roman" w:eastAsia="Times New Roman" w:hAnsi="Times New Roman" w:cs="Times New Roman"/>
                <w:b/>
                <w:bCs/>
                <w:sz w:val="32"/>
                <w:szCs w:val="32"/>
              </w:rPr>
            </w:rPrChange>
          </w:rPr>
          <w:t>omando</w:t>
        </w:r>
        <w:r>
          <w:rPr>
            <w:rFonts w:ascii="Courier New" w:eastAsia="Times New Roman" w:hAnsi="Courier New" w:cs="Courier New"/>
            <w:b/>
            <w:bCs/>
            <w:sz w:val="32"/>
            <w:szCs w:val="32"/>
          </w:rPr>
          <w:t xml:space="preserve"> cp sudo io</w:t>
        </w:r>
      </w:ins>
      <w:ins w:id="47" w:author="Eduardo Sakaue" w:date="2017-07-13T20:07:00Z">
        <w:r>
          <w:rPr>
            <w:rFonts w:ascii="Courier New" w:eastAsia="Times New Roman" w:hAnsi="Courier New" w:cs="Courier New"/>
            <w:b/>
            <w:bCs/>
            <w:sz w:val="32"/>
            <w:szCs w:val="32"/>
          </w:rPr>
          <w:t xml:space="preserve"> ilu</w:t>
        </w:r>
      </w:ins>
    </w:p>
    <w:p w14:paraId="72CBEE8D"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Containers</w:t>
      </w:r>
    </w:p>
    <w:p w14:paraId="148B85AC" w14:textId="77777777" w:rsidR="00200A81" w:rsidRDefault="00200A81">
      <w:pPr>
        <w:spacing w:after="0" w:line="360" w:lineRule="auto"/>
        <w:jc w:val="both"/>
        <w:rPr>
          <w:rFonts w:ascii="Times New Roman" w:eastAsia="Times New Roman" w:hAnsi="Times New Roman" w:cs="Times New Roman"/>
          <w:b/>
          <w:bCs/>
          <w:sz w:val="32"/>
          <w:szCs w:val="32"/>
        </w:rPr>
      </w:pPr>
    </w:p>
    <w:p w14:paraId="4793C112"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Pr>
          <w:rFonts w:ascii="Times New Roman" w:eastAsia="Times New Roman" w:hAnsi="Times New Roman" w:cs="Times New Roman"/>
          <w:sz w:val="28"/>
          <w:szCs w:val="28"/>
        </w:rPr>
        <w:t>Os containers são inst</w:t>
      </w:r>
      <w:ins w:id="48" w:author="Eduardo Sakaue" w:date="2017-07-13T20:08:00Z">
        <w:r w:rsidR="00C95011">
          <w:rPr>
            <w:rFonts w:ascii="Times New Roman" w:eastAsia="Times New Roman" w:hAnsi="Times New Roman" w:cs="Times New Roman"/>
            <w:sz w:val="28"/>
            <w:szCs w:val="28"/>
          </w:rPr>
          <w:t>â</w:t>
        </w:r>
      </w:ins>
      <w:del w:id="49" w:author="Eduardo Sakaue" w:date="2017-07-13T20:08:00Z">
        <w:r w:rsidDel="00C95011">
          <w:rPr>
            <w:rFonts w:ascii="Times New Roman" w:eastAsia="Times New Roman" w:hAnsi="Times New Roman" w:cs="Times New Roman"/>
            <w:sz w:val="28"/>
            <w:szCs w:val="28"/>
          </w:rPr>
          <w:delText>a</w:delText>
        </w:r>
      </w:del>
      <w:r>
        <w:rPr>
          <w:rFonts w:ascii="Times New Roman" w:eastAsia="Times New Roman" w:hAnsi="Times New Roman" w:cs="Times New Roman"/>
          <w:sz w:val="28"/>
          <w:szCs w:val="28"/>
        </w:rPr>
        <w:t>ncias das imagens, neles são alocados todos recursos necessário para que sua aplicação funcione. É o container que faz toda magia do Docker acontecer. Cada usuário cria o contêiner do jeito que precisa, com outras imagens e recursos. Dessa forma não existe aquela famosa desculpa: “no meu computador funcionava”, pois, os containers após serem construídos podem ser disponibilizados no repositório do Docker.</w:t>
      </w:r>
    </w:p>
    <w:p w14:paraId="0A62A21D"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sz w:val="28"/>
          <w:szCs w:val="28"/>
        </w:rPr>
        <w:t xml:space="preserve">Para inicialização dos containers que utilizei foram necessários comandos específicos, pois são recursos de configuração web. Sendo necessário configurar as portas já liberadas no Azure com as portas que escutarão os serviços dentro de dos containers. </w:t>
      </w:r>
    </w:p>
    <w:p w14:paraId="04F1EC75" w14:textId="77777777" w:rsidR="00200A81" w:rsidRDefault="00573AFD">
      <w:pPr>
        <w:spacing w:after="0" w:line="360" w:lineRule="auto"/>
        <w:jc w:val="both"/>
        <w:rPr>
          <w:rFonts w:ascii="Times New Roman" w:eastAsia="Times New Roman" w:hAnsi="Times New Roman" w:cs="Times New Roman"/>
          <w:sz w:val="24"/>
          <w:szCs w:val="24"/>
        </w:rPr>
      </w:pPr>
      <w:r>
        <w:rPr>
          <w:noProof/>
          <w:lang w:eastAsia="pt-BR"/>
        </w:rPr>
        <w:drawing>
          <wp:inline distT="0" distB="0" distL="0" distR="0" wp14:anchorId="189A968F" wp14:editId="7D8EAE68">
            <wp:extent cx="5490845" cy="165227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8"/>
                    <a:stretch>
                      <a:fillRect/>
                    </a:stretch>
                  </pic:blipFill>
                  <pic:spPr bwMode="auto">
                    <a:xfrm>
                      <a:off x="0" y="0"/>
                      <a:ext cx="5490845" cy="1652270"/>
                    </a:xfrm>
                    <a:prstGeom prst="rect">
                      <a:avLst/>
                    </a:prstGeom>
                    <a:noFill/>
                    <a:ln w="9525">
                      <a:noFill/>
                      <a:miter lim="800000"/>
                      <a:headEnd/>
                      <a:tailEnd/>
                    </a:ln>
                  </pic:spPr>
                </pic:pic>
              </a:graphicData>
            </a:graphic>
          </wp:inline>
        </w:drawing>
      </w:r>
      <w:r>
        <w:rPr>
          <w:rFonts w:ascii="Times New Roman" w:eastAsia="Times New Roman" w:hAnsi="Times New Roman" w:cs="Times New Roman"/>
          <w:sz w:val="24"/>
          <w:szCs w:val="24"/>
        </w:rPr>
        <w:t>Figura 7. Containers em execução no Docker</w:t>
      </w:r>
    </w:p>
    <w:p w14:paraId="500907A4" w14:textId="77777777" w:rsidR="00200A81" w:rsidRDefault="00200A81">
      <w:pPr>
        <w:spacing w:after="0" w:line="360" w:lineRule="auto"/>
        <w:jc w:val="both"/>
        <w:rPr>
          <w:rFonts w:ascii="Times New Roman" w:eastAsia="Times New Roman" w:hAnsi="Times New Roman" w:cs="Times New Roman"/>
          <w:b/>
          <w:bCs/>
          <w:sz w:val="32"/>
          <w:szCs w:val="32"/>
        </w:rPr>
      </w:pPr>
    </w:p>
    <w:p w14:paraId="0576EED5"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Jenkins</w:t>
      </w:r>
    </w:p>
    <w:p w14:paraId="3EB50319"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Pr>
          <w:rFonts w:ascii="Times New Roman" w:eastAsia="Times New Roman" w:hAnsi="Times New Roman" w:cs="Times New Roman"/>
          <w:bCs/>
          <w:sz w:val="28"/>
          <w:szCs w:val="28"/>
        </w:rPr>
        <w:t>Aplicação instalada no host, o</w:t>
      </w:r>
      <w:r>
        <w:rPr>
          <w:rFonts w:ascii="Times New Roman" w:eastAsia="Times New Roman" w:hAnsi="Times New Roman" w:cs="Times New Roman"/>
          <w:sz w:val="28"/>
          <w:szCs w:val="28"/>
        </w:rPr>
        <w:t xml:space="preserve"> Jenkins é um dos principais aplicativos quando se fala de Integração Contínua hoje em dia, seu trabalho é fundamental no controle dos deploys realizados durante a implementação do software. Após configurado, o Jenkins tem o trabalho de realizar builds automáticos. Esse build funciona de forma instantânea, com testes sendo executados e falhas detectadas. </w:t>
      </w:r>
    </w:p>
    <w:p w14:paraId="4144A5E2" w14:textId="77777777" w:rsidR="00200A81" w:rsidRDefault="00573AFD">
      <w:pPr>
        <w:spacing w:after="0" w:line="360" w:lineRule="auto"/>
        <w:jc w:val="both"/>
      </w:pPr>
      <w:r>
        <w:rPr>
          <w:noProof/>
          <w:lang w:eastAsia="pt-BR"/>
        </w:rPr>
        <w:lastRenderedPageBreak/>
        <w:drawing>
          <wp:inline distT="0" distB="0" distL="0" distR="0" wp14:anchorId="65C5D067" wp14:editId="70D8ECBC">
            <wp:extent cx="5490845" cy="2564765"/>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9"/>
                    <a:stretch>
                      <a:fillRect/>
                    </a:stretch>
                  </pic:blipFill>
                  <pic:spPr bwMode="auto">
                    <a:xfrm>
                      <a:off x="0" y="0"/>
                      <a:ext cx="5490845" cy="2564765"/>
                    </a:xfrm>
                    <a:prstGeom prst="rect">
                      <a:avLst/>
                    </a:prstGeom>
                    <a:noFill/>
                    <a:ln w="9525">
                      <a:noFill/>
                      <a:miter lim="800000"/>
                      <a:headEnd/>
                      <a:tailEnd/>
                    </a:ln>
                  </pic:spPr>
                </pic:pic>
              </a:graphicData>
            </a:graphic>
          </wp:inline>
        </w:drawing>
      </w:r>
    </w:p>
    <w:p w14:paraId="019C93BD" w14:textId="77777777" w:rsidR="00200A81" w:rsidRDefault="00200A81">
      <w:pPr>
        <w:spacing w:after="0" w:line="360" w:lineRule="auto"/>
        <w:jc w:val="both"/>
        <w:rPr>
          <w:rFonts w:ascii="Times New Roman" w:eastAsia="Times New Roman" w:hAnsi="Times New Roman" w:cs="Times New Roman"/>
          <w:sz w:val="28"/>
          <w:szCs w:val="28"/>
        </w:rPr>
      </w:pPr>
    </w:p>
    <w:p w14:paraId="6EDC7BD2" w14:textId="77777777" w:rsidR="00200A81" w:rsidRDefault="00200A81">
      <w:pPr>
        <w:spacing w:after="0" w:line="360" w:lineRule="auto"/>
        <w:jc w:val="both"/>
        <w:rPr>
          <w:rFonts w:ascii="Times New Roman" w:eastAsia="Times New Roman" w:hAnsi="Times New Roman" w:cs="Times New Roman"/>
          <w:sz w:val="28"/>
          <w:szCs w:val="28"/>
        </w:rPr>
      </w:pPr>
    </w:p>
    <w:p w14:paraId="1B87100B" w14:textId="77777777" w:rsidR="00200A81" w:rsidRDefault="00200A81">
      <w:pPr>
        <w:spacing w:after="0" w:line="360" w:lineRule="auto"/>
        <w:jc w:val="both"/>
        <w:rPr>
          <w:rFonts w:ascii="Times New Roman" w:eastAsia="Times New Roman" w:hAnsi="Times New Roman" w:cs="Times New Roman"/>
          <w:sz w:val="28"/>
          <w:szCs w:val="28"/>
        </w:rPr>
      </w:pPr>
    </w:p>
    <w:p w14:paraId="277F3277" w14:textId="77777777" w:rsidR="00200A81" w:rsidRDefault="00200A81">
      <w:pPr>
        <w:spacing w:after="0" w:line="360" w:lineRule="auto"/>
        <w:jc w:val="both"/>
        <w:rPr>
          <w:rFonts w:ascii="Times New Roman" w:eastAsia="Times New Roman" w:hAnsi="Times New Roman" w:cs="Times New Roman"/>
          <w:sz w:val="28"/>
          <w:szCs w:val="28"/>
        </w:rPr>
      </w:pPr>
    </w:p>
    <w:p w14:paraId="55BFC91C"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sz w:val="28"/>
          <w:szCs w:val="28"/>
        </w:rPr>
        <w:t xml:space="preserve">Após feita a liberação da porta, foi configurado o Jenkin pelo Web Browser, acessado através do ip-do-host:8585. </w:t>
      </w:r>
    </w:p>
    <w:p w14:paraId="399314C2" w14:textId="77777777" w:rsidR="00200A81" w:rsidRDefault="00200A81">
      <w:pPr>
        <w:spacing w:after="0" w:line="360" w:lineRule="auto"/>
        <w:jc w:val="both"/>
        <w:rPr>
          <w:rFonts w:ascii="Times New Roman" w:eastAsia="Times New Roman" w:hAnsi="Times New Roman" w:cs="Times New Roman"/>
          <w:sz w:val="28"/>
          <w:szCs w:val="28"/>
        </w:rPr>
      </w:pPr>
    </w:p>
    <w:p w14:paraId="5A902B4B"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Job Build Mapskills-app</w:t>
      </w:r>
    </w:p>
    <w:p w14:paraId="67D9CDC3" w14:textId="77777777" w:rsidR="00200A81" w:rsidRDefault="00200A81">
      <w:pPr>
        <w:spacing w:after="0" w:line="360" w:lineRule="auto"/>
        <w:jc w:val="both"/>
        <w:rPr>
          <w:rFonts w:ascii="Times New Roman" w:eastAsia="Times New Roman" w:hAnsi="Times New Roman" w:cs="Times New Roman"/>
          <w:b/>
          <w:sz w:val="28"/>
          <w:szCs w:val="28"/>
        </w:rPr>
      </w:pPr>
    </w:p>
    <w:p w14:paraId="29B792CC"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Este job é responsável por buildar o projeto mapskills através de comandos Maven.</w:t>
      </w:r>
    </w:p>
    <w:p w14:paraId="0287779A" w14:textId="77777777" w:rsidR="00200A81" w:rsidRDefault="00200A81">
      <w:pPr>
        <w:spacing w:after="0" w:line="360" w:lineRule="auto"/>
        <w:jc w:val="both"/>
        <w:rPr>
          <w:rFonts w:ascii="Times New Roman" w:eastAsia="Times New Roman" w:hAnsi="Times New Roman" w:cs="Times New Roman"/>
          <w:sz w:val="28"/>
          <w:szCs w:val="28"/>
        </w:rPr>
      </w:pPr>
    </w:p>
    <w:p w14:paraId="2203FA1B"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Gerenciamento de Código Fonte</w:t>
      </w:r>
    </w:p>
    <w:p w14:paraId="0D9EA944" w14:textId="77777777" w:rsidR="00200A81" w:rsidRDefault="00200A81">
      <w:pPr>
        <w:spacing w:after="0" w:line="360" w:lineRule="auto"/>
        <w:jc w:val="both"/>
        <w:rPr>
          <w:rFonts w:ascii="Times New Roman" w:eastAsia="Times New Roman" w:hAnsi="Times New Roman" w:cs="Times New Roman"/>
          <w:b/>
          <w:sz w:val="28"/>
          <w:szCs w:val="28"/>
        </w:rPr>
      </w:pPr>
    </w:p>
    <w:p w14:paraId="1AD05CD0"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Para que o processo de build aconteça é necessário apontar o Repositório de Gerenciamento de código fonte, neste caso, ele está localizado no seguinte endereço:</w:t>
      </w:r>
    </w:p>
    <w:p w14:paraId="46855980" w14:textId="77777777" w:rsidR="00200A81" w:rsidRDefault="00573AFD">
      <w:pPr>
        <w:spacing w:after="0" w:line="360" w:lineRule="auto"/>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ab/>
      </w:r>
      <w:hyperlink r:id="rId20">
        <w:r>
          <w:rPr>
            <w:rStyle w:val="LinkdaInternet"/>
            <w:rFonts w:ascii="Times New Roman" w:eastAsia="Times New Roman" w:hAnsi="Times New Roman" w:cs="Times New Roman"/>
            <w:sz w:val="28"/>
            <w:szCs w:val="28"/>
          </w:rPr>
          <w:t>https://github.com/Marcelo-Inacio/mapskills.git</w:t>
        </w:r>
      </w:hyperlink>
      <w:r>
        <w:rPr>
          <w:rFonts w:ascii="Times New Roman" w:eastAsia="Times New Roman" w:hAnsi="Times New Roman" w:cs="Times New Roman"/>
          <w:i/>
          <w:sz w:val="28"/>
          <w:szCs w:val="28"/>
        </w:rPr>
        <w:t xml:space="preserve"> </w:t>
      </w:r>
    </w:p>
    <w:p w14:paraId="04C75759"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Sendo definida que a Branch Master como principal para este Job</w:t>
      </w:r>
    </w:p>
    <w:p w14:paraId="6E6EAE9F" w14:textId="77777777" w:rsidR="00200A81" w:rsidRDefault="00573AFD">
      <w:pPr>
        <w:spacing w:after="0" w:line="360" w:lineRule="auto"/>
        <w:jc w:val="both"/>
      </w:pPr>
      <w:r>
        <w:rPr>
          <w:noProof/>
          <w:lang w:eastAsia="pt-BR"/>
        </w:rPr>
        <w:lastRenderedPageBreak/>
        <w:drawing>
          <wp:inline distT="0" distB="0" distL="0" distR="0" wp14:anchorId="4CFEE906" wp14:editId="6A3E676A">
            <wp:extent cx="5490845" cy="3088640"/>
            <wp:effectExtent l="0" t="0" r="0" b="0"/>
            <wp:docPr id="11" name="Picture" descr="C:\Users\Thiago Fortunato\AppData\Local\Microsoft\Windows\INetCache\Content.Word\a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C:\Users\Thiago Fortunato\AppData\Local\Microsoft\Windows\INetCache\Content.Word\app2.png"/>
                    <pic:cNvPicPr>
                      <a:picLocks noChangeAspect="1" noChangeArrowheads="1"/>
                    </pic:cNvPicPr>
                  </pic:nvPicPr>
                  <pic:blipFill>
                    <a:blip r:embed="rId21"/>
                    <a:stretch>
                      <a:fillRect/>
                    </a:stretch>
                  </pic:blipFill>
                  <pic:spPr bwMode="auto">
                    <a:xfrm>
                      <a:off x="0" y="0"/>
                      <a:ext cx="5490845" cy="3088640"/>
                    </a:xfrm>
                    <a:prstGeom prst="rect">
                      <a:avLst/>
                    </a:prstGeom>
                    <a:noFill/>
                    <a:ln w="9525">
                      <a:noFill/>
                      <a:miter lim="800000"/>
                      <a:headEnd/>
                      <a:tailEnd/>
                    </a:ln>
                  </pic:spPr>
                </pic:pic>
              </a:graphicData>
            </a:graphic>
          </wp:inline>
        </w:drawing>
      </w:r>
    </w:p>
    <w:p w14:paraId="272DF9EE" w14:textId="77777777" w:rsidR="00200A81" w:rsidRDefault="00200A81">
      <w:pPr>
        <w:spacing w:after="0" w:line="360" w:lineRule="auto"/>
        <w:ind w:firstLine="708"/>
        <w:jc w:val="both"/>
        <w:rPr>
          <w:rFonts w:ascii="Times New Roman" w:eastAsia="Times New Roman" w:hAnsi="Times New Roman" w:cs="Times New Roman"/>
          <w:sz w:val="28"/>
          <w:szCs w:val="28"/>
        </w:rPr>
      </w:pPr>
    </w:p>
    <w:p w14:paraId="29D9F628" w14:textId="77777777" w:rsidR="00200A81" w:rsidRDefault="00200A81">
      <w:pPr>
        <w:spacing w:after="0" w:line="360" w:lineRule="auto"/>
        <w:ind w:firstLine="708"/>
        <w:jc w:val="both"/>
        <w:rPr>
          <w:rFonts w:ascii="Times New Roman" w:eastAsia="Times New Roman" w:hAnsi="Times New Roman" w:cs="Times New Roman"/>
          <w:b/>
          <w:sz w:val="28"/>
          <w:szCs w:val="28"/>
        </w:rPr>
      </w:pPr>
    </w:p>
    <w:p w14:paraId="29C51614" w14:textId="77777777" w:rsidR="00200A81" w:rsidRDefault="00200A81">
      <w:pPr>
        <w:spacing w:after="0" w:line="360" w:lineRule="auto"/>
        <w:ind w:firstLine="708"/>
        <w:jc w:val="both"/>
        <w:rPr>
          <w:rFonts w:ascii="Times New Roman" w:eastAsia="Times New Roman" w:hAnsi="Times New Roman" w:cs="Times New Roman"/>
          <w:b/>
          <w:sz w:val="28"/>
          <w:szCs w:val="28"/>
        </w:rPr>
      </w:pPr>
    </w:p>
    <w:p w14:paraId="08ECC3ED"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Trigger de Builds</w:t>
      </w:r>
    </w:p>
    <w:p w14:paraId="7E251996" w14:textId="77777777" w:rsidR="00200A81" w:rsidRDefault="00200A81">
      <w:pPr>
        <w:spacing w:after="0" w:line="360" w:lineRule="auto"/>
        <w:ind w:firstLine="708"/>
        <w:jc w:val="both"/>
        <w:rPr>
          <w:rFonts w:ascii="Times New Roman" w:eastAsia="Times New Roman" w:hAnsi="Times New Roman" w:cs="Times New Roman"/>
          <w:b/>
          <w:sz w:val="28"/>
          <w:szCs w:val="28"/>
        </w:rPr>
      </w:pPr>
    </w:p>
    <w:p w14:paraId="70537C10" w14:textId="77777777"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Para que o build aconteça foi configurado que o Jenkins consultará periodicamente o Repositório e verificará qualquer mudança, caso encontre algum commit na Branch Master o processo de Build acontecerá automaticamente.</w:t>
      </w:r>
    </w:p>
    <w:p w14:paraId="4DCB534B" w14:textId="77777777" w:rsidR="00200A81" w:rsidRDefault="00573AFD">
      <w:pPr>
        <w:spacing w:after="0" w:line="360" w:lineRule="auto"/>
        <w:jc w:val="both"/>
      </w:pPr>
      <w:r>
        <w:rPr>
          <w:noProof/>
          <w:lang w:eastAsia="pt-BR"/>
        </w:rPr>
        <w:lastRenderedPageBreak/>
        <w:drawing>
          <wp:inline distT="0" distB="0" distL="0" distR="0" wp14:anchorId="77123E59" wp14:editId="11EECB4E">
            <wp:extent cx="5839460" cy="3157220"/>
            <wp:effectExtent l="0" t="0" r="0" b="0"/>
            <wp:docPr id="12" name="Picture" descr="C:\Users\Thiago Fortunato\AppData\Local\Microsoft\Windows\INetCache\Content.Word\Captu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C:\Users\Thiago Fortunato\AppData\Local\Microsoft\Windows\INetCache\Content.Word\Capturar.png"/>
                    <pic:cNvPicPr>
                      <a:picLocks noChangeAspect="1" noChangeArrowheads="1"/>
                    </pic:cNvPicPr>
                  </pic:nvPicPr>
                  <pic:blipFill>
                    <a:blip r:embed="rId22"/>
                    <a:stretch>
                      <a:fillRect/>
                    </a:stretch>
                  </pic:blipFill>
                  <pic:spPr bwMode="auto">
                    <a:xfrm>
                      <a:off x="0" y="0"/>
                      <a:ext cx="5839460" cy="3157220"/>
                    </a:xfrm>
                    <a:prstGeom prst="rect">
                      <a:avLst/>
                    </a:prstGeom>
                    <a:noFill/>
                    <a:ln w="9525">
                      <a:noFill/>
                      <a:miter lim="800000"/>
                      <a:headEnd/>
                      <a:tailEnd/>
                    </a:ln>
                  </pic:spPr>
                </pic:pic>
              </a:graphicData>
            </a:graphic>
          </wp:inline>
        </w:drawing>
      </w:r>
    </w:p>
    <w:p w14:paraId="0C474A3A"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25F74EB7" w14:textId="77777777"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Build</w:t>
      </w:r>
    </w:p>
    <w:p w14:paraId="1B938C70" w14:textId="77777777" w:rsidR="00200A81" w:rsidRDefault="00200A81">
      <w:pPr>
        <w:spacing w:after="0" w:line="360" w:lineRule="auto"/>
        <w:jc w:val="both"/>
        <w:rPr>
          <w:rFonts w:ascii="Times New Roman" w:eastAsia="Times New Roman" w:hAnsi="Times New Roman" w:cs="Times New Roman"/>
          <w:b/>
          <w:bCs/>
          <w:sz w:val="28"/>
          <w:szCs w:val="28"/>
        </w:rPr>
      </w:pPr>
    </w:p>
    <w:p w14:paraId="067F62E2"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Para que o Maven realize o processo de build do Software Mapskills, foi necessário configura-lo. Este processo é composto por identificar qual versão do Maven será responsável por rodar o comando maven e por definir qual o comando será executado.</w:t>
      </w:r>
    </w:p>
    <w:p w14:paraId="6001226F"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O comando utilizado, irá limpar a pasta Target, instalar os pacotes nos respectivos repositórios, realizar o deploy do arquivo .war no Gerenciador de Repositório Nexus e não rodar o script de criação do Banco de Dados, pois desta forma é garantido que os dados nunca serão apagados. Todos esses comandos são rodados pelo usuário Azure, configurado na aplicação.</w:t>
      </w:r>
    </w:p>
    <w:p w14:paraId="2692EE38" w14:textId="77777777" w:rsidR="00200A81" w:rsidRDefault="00200A81">
      <w:pPr>
        <w:spacing w:after="0" w:line="360" w:lineRule="auto"/>
        <w:jc w:val="both"/>
        <w:rPr>
          <w:rFonts w:ascii="Times New Roman" w:eastAsia="Times New Roman" w:hAnsi="Times New Roman" w:cs="Times New Roman"/>
          <w:b/>
          <w:bCs/>
          <w:sz w:val="28"/>
          <w:szCs w:val="28"/>
        </w:rPr>
      </w:pPr>
    </w:p>
    <w:p w14:paraId="6DC9916A" w14:textId="77777777"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Ações de pós-build</w:t>
      </w:r>
    </w:p>
    <w:p w14:paraId="68DC7CC0" w14:textId="77777777" w:rsidR="00200A81" w:rsidRDefault="00200A81">
      <w:pPr>
        <w:spacing w:after="0" w:line="360" w:lineRule="auto"/>
        <w:jc w:val="both"/>
        <w:rPr>
          <w:rFonts w:ascii="Times New Roman" w:eastAsia="Times New Roman" w:hAnsi="Times New Roman" w:cs="Times New Roman"/>
          <w:b/>
          <w:bCs/>
          <w:sz w:val="28"/>
          <w:szCs w:val="28"/>
        </w:rPr>
      </w:pPr>
    </w:p>
    <w:p w14:paraId="6DAACBA8"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 xml:space="preserve">Esta configuração é responsável por armazenar todos builds executados com sucesso pelo Jenkins, ele guardará no diretório </w:t>
      </w:r>
      <w:r>
        <w:rPr>
          <w:rFonts w:ascii="Times New Roman" w:eastAsia="Times New Roman" w:hAnsi="Times New Roman" w:cs="Times New Roman"/>
          <w:bCs/>
          <w:i/>
          <w:sz w:val="28"/>
          <w:szCs w:val="28"/>
        </w:rPr>
        <w:lastRenderedPageBreak/>
        <w:t>/var/lib/jenkins/jobs/'Build Mapskills-app'/workspace/target/</w:t>
      </w:r>
      <w:r>
        <w:rPr>
          <w:rFonts w:ascii="Times New Roman" w:eastAsia="Times New Roman" w:hAnsi="Times New Roman" w:cs="Times New Roman"/>
          <w:bCs/>
          <w:sz w:val="28"/>
          <w:szCs w:val="28"/>
        </w:rPr>
        <w:t xml:space="preserve"> o arquivo mapskills.war.</w:t>
      </w:r>
    </w:p>
    <w:p w14:paraId="4C53DA2D" w14:textId="77777777" w:rsidR="00200A81" w:rsidRDefault="00573AFD">
      <w:pPr>
        <w:spacing w:after="0" w:line="360" w:lineRule="auto"/>
        <w:jc w:val="both"/>
      </w:pPr>
      <w:r>
        <w:rPr>
          <w:noProof/>
          <w:lang w:eastAsia="pt-BR"/>
        </w:rPr>
        <w:drawing>
          <wp:inline distT="0" distB="0" distL="0" distR="0" wp14:anchorId="10FA2344" wp14:editId="67279675">
            <wp:extent cx="5455285" cy="2432685"/>
            <wp:effectExtent l="0" t="0" r="0" b="0"/>
            <wp:docPr id="13" name="Picture" descr="C:\Users\Thiago Fortunato\AppData\Local\Microsoft\Windows\INetCache\Content.Word\ap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C:\Users\Thiago Fortunato\AppData\Local\Microsoft\Windows\INetCache\Content.Word\app4.png"/>
                    <pic:cNvPicPr>
                      <a:picLocks noChangeAspect="1" noChangeArrowheads="1"/>
                    </pic:cNvPicPr>
                  </pic:nvPicPr>
                  <pic:blipFill>
                    <a:blip r:embed="rId23"/>
                    <a:srcRect l="680" t="16289" b="6635"/>
                    <a:stretch>
                      <a:fillRect/>
                    </a:stretch>
                  </pic:blipFill>
                  <pic:spPr bwMode="auto">
                    <a:xfrm>
                      <a:off x="0" y="0"/>
                      <a:ext cx="5455285" cy="2432685"/>
                    </a:xfrm>
                    <a:prstGeom prst="rect">
                      <a:avLst/>
                    </a:prstGeom>
                    <a:noFill/>
                    <a:ln w="9525">
                      <a:noFill/>
                      <a:miter lim="800000"/>
                      <a:headEnd/>
                      <a:tailEnd/>
                    </a:ln>
                  </pic:spPr>
                </pic:pic>
              </a:graphicData>
            </a:graphic>
          </wp:inline>
        </w:drawing>
      </w:r>
    </w:p>
    <w:p w14:paraId="47E5CAC9" w14:textId="77777777" w:rsidR="00200A81" w:rsidRDefault="00200A81">
      <w:pPr>
        <w:spacing w:after="0" w:line="360" w:lineRule="auto"/>
        <w:jc w:val="both"/>
        <w:rPr>
          <w:rFonts w:ascii="Times New Roman" w:eastAsia="Times New Roman" w:hAnsi="Times New Roman" w:cs="Times New Roman"/>
          <w:bCs/>
          <w:sz w:val="28"/>
          <w:szCs w:val="28"/>
        </w:rPr>
      </w:pPr>
    </w:p>
    <w:p w14:paraId="55A16413"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Job Deploy Mapskills-app</w:t>
      </w:r>
    </w:p>
    <w:p w14:paraId="2B890BB0" w14:textId="77777777" w:rsidR="00200A81" w:rsidRDefault="00200A81">
      <w:pPr>
        <w:spacing w:after="0" w:line="360" w:lineRule="auto"/>
        <w:jc w:val="both"/>
        <w:rPr>
          <w:rFonts w:ascii="Times New Roman" w:eastAsia="Times New Roman" w:hAnsi="Times New Roman" w:cs="Times New Roman"/>
          <w:b/>
          <w:sz w:val="28"/>
          <w:szCs w:val="28"/>
        </w:rPr>
      </w:pPr>
    </w:p>
    <w:p w14:paraId="43923029"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Este job tem a finalidade de realizar o deploy do arquivo mapskills.war de maneira automática.</w:t>
      </w:r>
    </w:p>
    <w:p w14:paraId="5A4E6AD6" w14:textId="77777777" w:rsidR="00200A81" w:rsidRDefault="00200A81">
      <w:pPr>
        <w:spacing w:after="0" w:line="360" w:lineRule="auto"/>
        <w:jc w:val="both"/>
        <w:rPr>
          <w:rFonts w:ascii="Times New Roman" w:eastAsia="Times New Roman" w:hAnsi="Times New Roman" w:cs="Times New Roman"/>
          <w:b/>
          <w:sz w:val="28"/>
          <w:szCs w:val="28"/>
        </w:rPr>
      </w:pPr>
    </w:p>
    <w:p w14:paraId="0D657AB2"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Trigger de Builds</w:t>
      </w:r>
    </w:p>
    <w:p w14:paraId="0920C82C" w14:textId="77777777" w:rsidR="00200A81" w:rsidRDefault="00200A81">
      <w:pPr>
        <w:spacing w:after="0" w:line="360" w:lineRule="auto"/>
        <w:jc w:val="both"/>
        <w:rPr>
          <w:rFonts w:ascii="Times New Roman" w:eastAsia="Times New Roman" w:hAnsi="Times New Roman" w:cs="Times New Roman"/>
          <w:b/>
          <w:sz w:val="28"/>
          <w:szCs w:val="28"/>
        </w:rPr>
      </w:pPr>
    </w:p>
    <w:p w14:paraId="49ABFABA"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Este job é através da inicializado somente após a execução com sucesso do Job Build Mapskills-app, conforme imagem abaixo.</w:t>
      </w:r>
    </w:p>
    <w:p w14:paraId="65BE9AFE"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r>
      <w:r>
        <w:rPr>
          <w:rFonts w:ascii="Times New Roman" w:eastAsia="Times New Roman" w:hAnsi="Times New Roman" w:cs="Times New Roman"/>
          <w:noProof/>
          <w:sz w:val="28"/>
          <w:szCs w:val="28"/>
          <w:lang w:eastAsia="pt-BR"/>
        </w:rPr>
        <w:drawing>
          <wp:inline distT="0" distB="0" distL="0" distR="0" wp14:anchorId="74C3ED87" wp14:editId="1B7C4AE2">
            <wp:extent cx="5487670" cy="2522220"/>
            <wp:effectExtent l="0" t="0" r="0" b="0"/>
            <wp:docPr id="14" name="Picture" descr="C:\Users\Thiago Fortunato\AppData\Local\Microsoft\Windows\INetCache\Content.Word\ap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C:\Users\Thiago Fortunato\AppData\Local\Microsoft\Windows\INetCache\Content.Word\app6.png"/>
                    <pic:cNvPicPr>
                      <a:picLocks noChangeAspect="1" noChangeArrowheads="1"/>
                    </pic:cNvPicPr>
                  </pic:nvPicPr>
                  <pic:blipFill>
                    <a:blip r:embed="rId24"/>
                    <a:srcRect t="12132" b="7584"/>
                    <a:stretch>
                      <a:fillRect/>
                    </a:stretch>
                  </pic:blipFill>
                  <pic:spPr bwMode="auto">
                    <a:xfrm>
                      <a:off x="0" y="0"/>
                      <a:ext cx="5487670" cy="2522220"/>
                    </a:xfrm>
                    <a:prstGeom prst="rect">
                      <a:avLst/>
                    </a:prstGeom>
                    <a:noFill/>
                    <a:ln w="9525">
                      <a:noFill/>
                      <a:miter lim="800000"/>
                      <a:headEnd/>
                      <a:tailEnd/>
                    </a:ln>
                  </pic:spPr>
                </pic:pic>
              </a:graphicData>
            </a:graphic>
          </wp:inline>
        </w:drawing>
      </w:r>
    </w:p>
    <w:p w14:paraId="5C4CF1EA" w14:textId="77777777" w:rsidR="00200A81" w:rsidRDefault="00200A81">
      <w:pPr>
        <w:spacing w:after="0" w:line="360" w:lineRule="auto"/>
        <w:jc w:val="both"/>
        <w:rPr>
          <w:rFonts w:ascii="Times New Roman" w:eastAsia="Times New Roman" w:hAnsi="Times New Roman" w:cs="Times New Roman"/>
          <w:b/>
          <w:bCs/>
          <w:sz w:val="28"/>
          <w:szCs w:val="28"/>
        </w:rPr>
      </w:pPr>
    </w:p>
    <w:p w14:paraId="0EE99094" w14:textId="77777777"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Build</w:t>
      </w:r>
    </w:p>
    <w:p w14:paraId="315C26D4" w14:textId="77777777" w:rsidR="00200A81" w:rsidRDefault="00200A81">
      <w:pPr>
        <w:spacing w:after="0" w:line="360" w:lineRule="auto"/>
        <w:jc w:val="both"/>
        <w:rPr>
          <w:rFonts w:ascii="Times New Roman" w:eastAsia="Times New Roman" w:hAnsi="Times New Roman" w:cs="Times New Roman"/>
          <w:b/>
          <w:bCs/>
          <w:sz w:val="28"/>
          <w:szCs w:val="28"/>
        </w:rPr>
      </w:pPr>
    </w:p>
    <w:p w14:paraId="374A5B2C"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O comando executado neste build tem a finalidade de copiar o arquivo mapskills.war para o diretório onde encontra-se o arquivo docker-compose.yml, pois é através dele que todo ambiente necessário para que o Software Mapskills entre em produção.</w:t>
      </w:r>
    </w:p>
    <w:p w14:paraId="3A987DC1"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Sendo o finalmente executado o comando “docker-compose up”, colocando em produção todos containers definidos dentro do documento docler-compose.yml.</w:t>
      </w:r>
    </w:p>
    <w:p w14:paraId="071D15A1" w14:textId="77777777" w:rsidR="00200A81" w:rsidRDefault="00573AFD">
      <w:pPr>
        <w:spacing w:after="0" w:line="360" w:lineRule="auto"/>
        <w:jc w:val="both"/>
      </w:pPr>
      <w:r>
        <w:rPr>
          <w:noProof/>
          <w:lang w:eastAsia="pt-BR"/>
        </w:rPr>
        <w:drawing>
          <wp:inline distT="0" distB="0" distL="0" distR="0" wp14:anchorId="0A5176E1" wp14:editId="724A40BF">
            <wp:extent cx="5488305" cy="2364740"/>
            <wp:effectExtent l="0" t="0" r="0" b="0"/>
            <wp:docPr id="15" name="Picture" descr="C:\Users\Thiago Fortunato\AppData\Local\Microsoft\Windows\INetCache\Content.Word\ap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C:\Users\Thiago Fortunato\AppData\Local\Microsoft\Windows\INetCache\Content.Word\app7.png"/>
                    <pic:cNvPicPr>
                      <a:picLocks noChangeAspect="1" noChangeArrowheads="1"/>
                    </pic:cNvPicPr>
                  </pic:nvPicPr>
                  <pic:blipFill>
                    <a:blip r:embed="rId25"/>
                    <a:srcRect t="13568" b="6009"/>
                    <a:stretch>
                      <a:fillRect/>
                    </a:stretch>
                  </pic:blipFill>
                  <pic:spPr bwMode="auto">
                    <a:xfrm>
                      <a:off x="0" y="0"/>
                      <a:ext cx="5488305" cy="2364740"/>
                    </a:xfrm>
                    <a:prstGeom prst="rect">
                      <a:avLst/>
                    </a:prstGeom>
                    <a:noFill/>
                    <a:ln w="9525">
                      <a:noFill/>
                      <a:miter lim="800000"/>
                      <a:headEnd/>
                      <a:tailEnd/>
                    </a:ln>
                  </pic:spPr>
                </pic:pic>
              </a:graphicData>
            </a:graphic>
          </wp:inline>
        </w:drawing>
      </w:r>
    </w:p>
    <w:p w14:paraId="01D38407" w14:textId="77777777" w:rsidR="00200A81" w:rsidRDefault="00200A81">
      <w:pPr>
        <w:spacing w:after="0" w:line="360" w:lineRule="auto"/>
        <w:jc w:val="both"/>
        <w:rPr>
          <w:rFonts w:ascii="Times New Roman" w:eastAsia="Times New Roman" w:hAnsi="Times New Roman" w:cs="Times New Roman"/>
          <w:bCs/>
          <w:sz w:val="28"/>
          <w:szCs w:val="28"/>
        </w:rPr>
      </w:pPr>
    </w:p>
    <w:p w14:paraId="2A7CBF69"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Job Build Mapskills-web</w:t>
      </w:r>
    </w:p>
    <w:p w14:paraId="0EC7E1D6" w14:textId="77777777" w:rsidR="00200A81" w:rsidRDefault="00200A81">
      <w:pPr>
        <w:spacing w:after="0" w:line="360" w:lineRule="auto"/>
        <w:jc w:val="both"/>
        <w:rPr>
          <w:rFonts w:ascii="Times New Roman" w:eastAsia="Times New Roman" w:hAnsi="Times New Roman" w:cs="Times New Roman"/>
          <w:b/>
          <w:sz w:val="28"/>
          <w:szCs w:val="28"/>
        </w:rPr>
      </w:pPr>
    </w:p>
    <w:p w14:paraId="252F8C2F"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Este job é responsável por buildar o projeto mapskills através de comandos Maven.</w:t>
      </w:r>
    </w:p>
    <w:p w14:paraId="2C21BED1" w14:textId="77777777" w:rsidR="00200A81" w:rsidRDefault="00200A81">
      <w:pPr>
        <w:spacing w:after="0" w:line="360" w:lineRule="auto"/>
        <w:jc w:val="both"/>
        <w:rPr>
          <w:rFonts w:ascii="Times New Roman" w:eastAsia="Times New Roman" w:hAnsi="Times New Roman" w:cs="Times New Roman"/>
          <w:sz w:val="28"/>
          <w:szCs w:val="28"/>
        </w:rPr>
      </w:pPr>
    </w:p>
    <w:p w14:paraId="25A2264D"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Gerenciamento de Código Fonte</w:t>
      </w:r>
    </w:p>
    <w:p w14:paraId="58A431A9" w14:textId="77777777" w:rsidR="00200A81" w:rsidRDefault="00200A81">
      <w:pPr>
        <w:spacing w:after="0" w:line="360" w:lineRule="auto"/>
        <w:jc w:val="both"/>
        <w:rPr>
          <w:rFonts w:ascii="Times New Roman" w:eastAsia="Times New Roman" w:hAnsi="Times New Roman" w:cs="Times New Roman"/>
          <w:b/>
          <w:sz w:val="28"/>
          <w:szCs w:val="28"/>
        </w:rPr>
      </w:pPr>
    </w:p>
    <w:p w14:paraId="2E120A7F"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Para que o processo de build aconteça é necessário apontar o Repositório de Gerenciamento de código fonte, neste caso, ele está localizado no seguinte endereço:</w:t>
      </w:r>
    </w:p>
    <w:p w14:paraId="05296569" w14:textId="77777777" w:rsidR="00200A81" w:rsidRDefault="00573AFD">
      <w:pPr>
        <w:spacing w:after="0" w:line="360" w:lineRule="auto"/>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ab/>
      </w:r>
      <w:hyperlink r:id="rId26">
        <w:r>
          <w:rPr>
            <w:rStyle w:val="LinkdaInternet"/>
            <w:rFonts w:ascii="Times New Roman" w:eastAsia="Times New Roman" w:hAnsi="Times New Roman" w:cs="Times New Roman"/>
            <w:sz w:val="28"/>
            <w:szCs w:val="28"/>
          </w:rPr>
          <w:t>https://github.com/Marcelo-Inacio/mapskills-web.git</w:t>
        </w:r>
      </w:hyperlink>
      <w:r>
        <w:rPr>
          <w:rFonts w:ascii="Times New Roman" w:eastAsia="Times New Roman" w:hAnsi="Times New Roman" w:cs="Times New Roman"/>
          <w:i/>
          <w:sz w:val="28"/>
          <w:szCs w:val="28"/>
        </w:rPr>
        <w:t xml:space="preserve"> </w:t>
      </w:r>
    </w:p>
    <w:p w14:paraId="20241442"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Sendo definida que a Branch Master como principal para este Job</w:t>
      </w:r>
    </w:p>
    <w:p w14:paraId="2329FAC6" w14:textId="77777777" w:rsidR="00200A81" w:rsidRDefault="00573AFD">
      <w:pPr>
        <w:spacing w:after="0" w:line="360" w:lineRule="auto"/>
        <w:jc w:val="both"/>
      </w:pPr>
      <w:r>
        <w:rPr>
          <w:noProof/>
          <w:lang w:eastAsia="pt-BR"/>
        </w:rPr>
        <w:drawing>
          <wp:inline distT="0" distB="0" distL="0" distR="0" wp14:anchorId="25A2C345" wp14:editId="7029E67C">
            <wp:extent cx="5489575" cy="2466975"/>
            <wp:effectExtent l="0" t="0" r="0" b="0"/>
            <wp:docPr id="16" name="Picture" descr="C:\Users\Thiago Fortunato\AppData\Local\Microsoft\Windows\INetCache\Content.Word\we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C:\Users\Thiago Fortunato\AppData\Local\Microsoft\Windows\INetCache\Content.Word\web2.png"/>
                    <pic:cNvPicPr>
                      <a:picLocks noChangeAspect="1" noChangeArrowheads="1"/>
                    </pic:cNvPicPr>
                  </pic:nvPicPr>
                  <pic:blipFill>
                    <a:blip r:embed="rId27"/>
                    <a:srcRect l="625" t="15982" r="-625" b="5723"/>
                    <a:stretch>
                      <a:fillRect/>
                    </a:stretch>
                  </pic:blipFill>
                  <pic:spPr bwMode="auto">
                    <a:xfrm>
                      <a:off x="0" y="0"/>
                      <a:ext cx="5489575" cy="2466975"/>
                    </a:xfrm>
                    <a:prstGeom prst="rect">
                      <a:avLst/>
                    </a:prstGeom>
                    <a:noFill/>
                    <a:ln w="9525">
                      <a:noFill/>
                      <a:miter lim="800000"/>
                      <a:headEnd/>
                      <a:tailEnd/>
                    </a:ln>
                  </pic:spPr>
                </pic:pic>
              </a:graphicData>
            </a:graphic>
          </wp:inline>
        </w:drawing>
      </w:r>
    </w:p>
    <w:p w14:paraId="1C864CC2" w14:textId="77777777" w:rsidR="00200A81" w:rsidRDefault="00200A81">
      <w:pPr>
        <w:spacing w:after="0" w:line="360" w:lineRule="auto"/>
        <w:ind w:firstLine="708"/>
        <w:jc w:val="both"/>
        <w:rPr>
          <w:rFonts w:ascii="Times New Roman" w:eastAsia="Times New Roman" w:hAnsi="Times New Roman" w:cs="Times New Roman"/>
          <w:sz w:val="28"/>
          <w:szCs w:val="28"/>
        </w:rPr>
      </w:pPr>
    </w:p>
    <w:p w14:paraId="673B653F"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Trigger de Builds</w:t>
      </w:r>
    </w:p>
    <w:p w14:paraId="6CA8199F" w14:textId="77777777" w:rsidR="00200A81" w:rsidRDefault="00200A81">
      <w:pPr>
        <w:spacing w:after="0" w:line="360" w:lineRule="auto"/>
        <w:ind w:firstLine="708"/>
        <w:jc w:val="both"/>
        <w:rPr>
          <w:rFonts w:ascii="Times New Roman" w:eastAsia="Times New Roman" w:hAnsi="Times New Roman" w:cs="Times New Roman"/>
          <w:b/>
          <w:sz w:val="28"/>
          <w:szCs w:val="28"/>
        </w:rPr>
      </w:pPr>
    </w:p>
    <w:p w14:paraId="07EBCCA5" w14:textId="77777777"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Para que o build aconteça foi configurado que o Jenkins consultará periodicamente o Repositório e verificará qualquer mudança, caso encontre algum commit na Branch Master o processo de Build acontecerá automaticamente.</w:t>
      </w:r>
    </w:p>
    <w:p w14:paraId="7C168E5C" w14:textId="77777777" w:rsidR="00200A81" w:rsidRDefault="00573AFD">
      <w:pPr>
        <w:spacing w:after="0" w:line="360" w:lineRule="auto"/>
        <w:jc w:val="both"/>
      </w:pPr>
      <w:r>
        <w:rPr>
          <w:noProof/>
          <w:lang w:eastAsia="pt-BR"/>
        </w:rPr>
        <w:lastRenderedPageBreak/>
        <w:drawing>
          <wp:inline distT="0" distB="0" distL="0" distR="0" wp14:anchorId="127C1AA3" wp14:editId="3E168ECB">
            <wp:extent cx="5489575" cy="2840355"/>
            <wp:effectExtent l="0" t="0" r="0" b="0"/>
            <wp:docPr id="17" name="Picture" descr="C:\Users\Thiago Fortunato\AppData\Local\Microsoft\Windows\INetCache\Content.Word\we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C:\Users\Thiago Fortunato\AppData\Local\Microsoft\Windows\INetCache\Content.Word\web8.png"/>
                    <pic:cNvPicPr>
                      <a:picLocks noChangeAspect="1" noChangeArrowheads="1"/>
                    </pic:cNvPicPr>
                  </pic:nvPicPr>
                  <pic:blipFill>
                    <a:blip r:embed="rId28"/>
                    <a:stretch>
                      <a:fillRect/>
                    </a:stretch>
                  </pic:blipFill>
                  <pic:spPr bwMode="auto">
                    <a:xfrm>
                      <a:off x="0" y="0"/>
                      <a:ext cx="5489575" cy="2840355"/>
                    </a:xfrm>
                    <a:prstGeom prst="rect">
                      <a:avLst/>
                    </a:prstGeom>
                    <a:noFill/>
                    <a:ln w="9525">
                      <a:noFill/>
                      <a:miter lim="800000"/>
                      <a:headEnd/>
                      <a:tailEnd/>
                    </a:ln>
                  </pic:spPr>
                </pic:pic>
              </a:graphicData>
            </a:graphic>
          </wp:inline>
        </w:drawing>
      </w:r>
    </w:p>
    <w:p w14:paraId="08605703"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72F6BDAB" w14:textId="77777777"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Build</w:t>
      </w:r>
    </w:p>
    <w:p w14:paraId="7ED73012" w14:textId="77777777" w:rsidR="00200A81" w:rsidRDefault="00200A81">
      <w:pPr>
        <w:spacing w:after="0" w:line="360" w:lineRule="auto"/>
        <w:jc w:val="both"/>
        <w:rPr>
          <w:rFonts w:ascii="Times New Roman" w:eastAsia="Times New Roman" w:hAnsi="Times New Roman" w:cs="Times New Roman"/>
          <w:b/>
          <w:bCs/>
          <w:sz w:val="28"/>
          <w:szCs w:val="28"/>
        </w:rPr>
      </w:pPr>
    </w:p>
    <w:p w14:paraId="205C128F"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Para que o Maven realize o processo de build do Projeto Mapskills-web, foi necessário configura-lo. Este processo é composto por identificar qual versão do Maven será responsável por rodar o comando maven e por definir qual o comando será executado.</w:t>
      </w:r>
    </w:p>
    <w:p w14:paraId="0740C0B5"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xml:space="preserve">O comando utilizado, irá limpar a pasta Target e instalar os pacotes nos respectivos repositórios. </w:t>
      </w:r>
    </w:p>
    <w:p w14:paraId="5A2DA18A" w14:textId="77777777" w:rsidR="00200A81" w:rsidRDefault="00573AFD">
      <w:pPr>
        <w:spacing w:after="0" w:line="360" w:lineRule="auto"/>
        <w:jc w:val="both"/>
      </w:pPr>
      <w:r>
        <w:rPr>
          <w:noProof/>
          <w:lang w:eastAsia="pt-BR"/>
        </w:rPr>
        <w:drawing>
          <wp:inline distT="0" distB="0" distL="0" distR="0" wp14:anchorId="0270E8B4" wp14:editId="409BE488">
            <wp:extent cx="5489575" cy="2392045"/>
            <wp:effectExtent l="0" t="0" r="0" b="0"/>
            <wp:docPr id="18" name="Picture" descr="C:\Users\Thiago Fortunato\AppData\Local\Microsoft\Windows\INetCache\Content.Word\we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C:\Users\Thiago Fortunato\AppData\Local\Microsoft\Windows\INetCache\Content.Word\web4.png"/>
                    <pic:cNvPicPr>
                      <a:picLocks noChangeAspect="1" noChangeArrowheads="1"/>
                    </pic:cNvPicPr>
                  </pic:nvPicPr>
                  <pic:blipFill>
                    <a:blip r:embed="rId29"/>
                    <a:srcRect t="13383" b="10935"/>
                    <a:stretch>
                      <a:fillRect/>
                    </a:stretch>
                  </pic:blipFill>
                  <pic:spPr bwMode="auto">
                    <a:xfrm>
                      <a:off x="0" y="0"/>
                      <a:ext cx="5489575" cy="2392045"/>
                    </a:xfrm>
                    <a:prstGeom prst="rect">
                      <a:avLst/>
                    </a:prstGeom>
                    <a:noFill/>
                    <a:ln w="9525">
                      <a:noFill/>
                      <a:miter lim="800000"/>
                      <a:headEnd/>
                      <a:tailEnd/>
                    </a:ln>
                  </pic:spPr>
                </pic:pic>
              </a:graphicData>
            </a:graphic>
          </wp:inline>
        </w:drawing>
      </w:r>
    </w:p>
    <w:p w14:paraId="239B1768" w14:textId="77777777" w:rsidR="00200A81" w:rsidRDefault="00200A81">
      <w:pPr>
        <w:spacing w:after="0" w:line="360" w:lineRule="auto"/>
        <w:jc w:val="both"/>
        <w:rPr>
          <w:rFonts w:ascii="Times New Roman" w:eastAsia="Times New Roman" w:hAnsi="Times New Roman" w:cs="Times New Roman"/>
          <w:bCs/>
          <w:sz w:val="28"/>
          <w:szCs w:val="28"/>
        </w:rPr>
      </w:pPr>
    </w:p>
    <w:p w14:paraId="0FDDB651" w14:textId="77777777" w:rsidR="00200A81" w:rsidRDefault="00200A81">
      <w:pPr>
        <w:spacing w:after="0" w:line="360" w:lineRule="auto"/>
        <w:jc w:val="both"/>
        <w:rPr>
          <w:rFonts w:ascii="Times New Roman" w:eastAsia="Times New Roman" w:hAnsi="Times New Roman" w:cs="Times New Roman"/>
          <w:bCs/>
          <w:sz w:val="28"/>
          <w:szCs w:val="28"/>
        </w:rPr>
      </w:pPr>
    </w:p>
    <w:p w14:paraId="47A80A7B"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Job Deploy Mapskills-web</w:t>
      </w:r>
    </w:p>
    <w:p w14:paraId="14A6EE59" w14:textId="77777777" w:rsidR="00200A81" w:rsidRDefault="00200A81">
      <w:pPr>
        <w:spacing w:after="0" w:line="360" w:lineRule="auto"/>
        <w:jc w:val="both"/>
        <w:rPr>
          <w:rFonts w:ascii="Times New Roman" w:eastAsia="Times New Roman" w:hAnsi="Times New Roman" w:cs="Times New Roman"/>
          <w:b/>
          <w:sz w:val="28"/>
          <w:szCs w:val="28"/>
        </w:rPr>
      </w:pPr>
    </w:p>
    <w:p w14:paraId="631281C1"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Este job tem a finalidade de realizar o deploy do arquivo mapskills.war de maneira automática.</w:t>
      </w:r>
    </w:p>
    <w:p w14:paraId="5808B682" w14:textId="77777777" w:rsidR="00200A81" w:rsidRDefault="00200A81">
      <w:pPr>
        <w:spacing w:after="0" w:line="360" w:lineRule="auto"/>
        <w:jc w:val="both"/>
        <w:rPr>
          <w:rFonts w:ascii="Times New Roman" w:eastAsia="Times New Roman" w:hAnsi="Times New Roman" w:cs="Times New Roman"/>
          <w:b/>
          <w:sz w:val="28"/>
          <w:szCs w:val="28"/>
        </w:rPr>
      </w:pPr>
    </w:p>
    <w:p w14:paraId="614E7A8F"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Trigger de Builds</w:t>
      </w:r>
    </w:p>
    <w:p w14:paraId="1AC097EB" w14:textId="77777777" w:rsidR="00200A81" w:rsidRDefault="00200A81">
      <w:pPr>
        <w:spacing w:after="0" w:line="360" w:lineRule="auto"/>
        <w:jc w:val="both"/>
        <w:rPr>
          <w:rFonts w:ascii="Times New Roman" w:eastAsia="Times New Roman" w:hAnsi="Times New Roman" w:cs="Times New Roman"/>
          <w:b/>
          <w:sz w:val="28"/>
          <w:szCs w:val="28"/>
        </w:rPr>
      </w:pPr>
    </w:p>
    <w:p w14:paraId="6990CF49"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Este job é através da inicializado somente após a execução com sucesso do Job Build Mapskills-web, conforme imagem abaixo.</w:t>
      </w:r>
    </w:p>
    <w:p w14:paraId="736D1735"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noProof/>
          <w:sz w:val="28"/>
          <w:szCs w:val="28"/>
          <w:lang w:eastAsia="pt-BR"/>
        </w:rPr>
        <w:drawing>
          <wp:inline distT="0" distB="0" distL="0" distR="0" wp14:anchorId="379B1684" wp14:editId="53BBA004">
            <wp:extent cx="5489575" cy="2073275"/>
            <wp:effectExtent l="0" t="0" r="0" b="0"/>
            <wp:docPr id="19" name="Picture" descr="C:\Users\Thiago Fortunato\AppData\Local\Microsoft\Windows\INetCache\Content.Word\we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C:\Users\Thiago Fortunato\AppData\Local\Microsoft\Windows\INetCache\Content.Word\web6.png"/>
                    <pic:cNvPicPr>
                      <a:picLocks noChangeAspect="1" noChangeArrowheads="1"/>
                    </pic:cNvPicPr>
                  </pic:nvPicPr>
                  <pic:blipFill>
                    <a:blip r:embed="rId30"/>
                    <a:srcRect t="13383" b="22088"/>
                    <a:stretch>
                      <a:fillRect/>
                    </a:stretch>
                  </pic:blipFill>
                  <pic:spPr bwMode="auto">
                    <a:xfrm>
                      <a:off x="0" y="0"/>
                      <a:ext cx="5489575" cy="2073275"/>
                    </a:xfrm>
                    <a:prstGeom prst="rect">
                      <a:avLst/>
                    </a:prstGeom>
                    <a:noFill/>
                    <a:ln w="9525">
                      <a:noFill/>
                      <a:miter lim="800000"/>
                      <a:headEnd/>
                      <a:tailEnd/>
                    </a:ln>
                  </pic:spPr>
                </pic:pic>
              </a:graphicData>
            </a:graphic>
          </wp:inline>
        </w:drawing>
      </w:r>
    </w:p>
    <w:p w14:paraId="3B20377A" w14:textId="77777777" w:rsidR="00200A81" w:rsidRDefault="00200A81">
      <w:pPr>
        <w:spacing w:after="0" w:line="360" w:lineRule="auto"/>
        <w:jc w:val="both"/>
        <w:rPr>
          <w:rFonts w:ascii="Times New Roman" w:eastAsia="Times New Roman" w:hAnsi="Times New Roman" w:cs="Times New Roman"/>
          <w:b/>
          <w:bCs/>
          <w:sz w:val="28"/>
          <w:szCs w:val="28"/>
        </w:rPr>
      </w:pPr>
    </w:p>
    <w:p w14:paraId="5DFD1A76" w14:textId="77777777"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Build</w:t>
      </w:r>
    </w:p>
    <w:p w14:paraId="51ED0439" w14:textId="77777777" w:rsidR="00200A81" w:rsidRDefault="00200A81">
      <w:pPr>
        <w:spacing w:after="0" w:line="360" w:lineRule="auto"/>
        <w:jc w:val="both"/>
        <w:rPr>
          <w:rFonts w:ascii="Times New Roman" w:eastAsia="Times New Roman" w:hAnsi="Times New Roman" w:cs="Times New Roman"/>
          <w:b/>
          <w:bCs/>
          <w:sz w:val="28"/>
          <w:szCs w:val="28"/>
        </w:rPr>
      </w:pPr>
    </w:p>
    <w:p w14:paraId="0CC7D301"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O comando executado neste build tem a finalidade de copiar o arquivo mapskills-web.war para o diretório onde encontra-se o arquivo docker-compose.yml, pois é através dele que todo ambiente necessário para que o Software Mapskills entre em produção.</w:t>
      </w:r>
    </w:p>
    <w:p w14:paraId="68F68E19"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Sendo o finalmente executado o comando “docker-compose up”, colocando em produção todos containers definidos dentro do documento docler-compose.yml.</w:t>
      </w:r>
    </w:p>
    <w:p w14:paraId="55B652E3" w14:textId="77777777" w:rsidR="00200A81" w:rsidRDefault="00573AFD">
      <w:pPr>
        <w:spacing w:after="0" w:line="360" w:lineRule="auto"/>
        <w:jc w:val="both"/>
      </w:pPr>
      <w:r>
        <w:rPr>
          <w:noProof/>
          <w:lang w:eastAsia="pt-BR"/>
        </w:rPr>
        <w:lastRenderedPageBreak/>
        <w:drawing>
          <wp:inline distT="0" distB="0" distL="0" distR="0" wp14:anchorId="5FF6A007" wp14:editId="13661FF0">
            <wp:extent cx="5489575" cy="1647825"/>
            <wp:effectExtent l="0" t="0" r="0" b="0"/>
            <wp:docPr id="20" name="Picture" descr="C:\Users\Thiago Fortunato\AppData\Local\Microsoft\Windows\INetCache\Content.Word\we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C:\Users\Thiago Fortunato\AppData\Local\Microsoft\Windows\INetCache\Content.Word\web7.png"/>
                    <pic:cNvPicPr>
                      <a:picLocks noChangeAspect="1" noChangeArrowheads="1"/>
                    </pic:cNvPicPr>
                  </pic:nvPicPr>
                  <pic:blipFill>
                    <a:blip r:embed="rId31"/>
                    <a:srcRect t="13757" b="36593"/>
                    <a:stretch>
                      <a:fillRect/>
                    </a:stretch>
                  </pic:blipFill>
                  <pic:spPr bwMode="auto">
                    <a:xfrm>
                      <a:off x="0" y="0"/>
                      <a:ext cx="5489575" cy="1647825"/>
                    </a:xfrm>
                    <a:prstGeom prst="rect">
                      <a:avLst/>
                    </a:prstGeom>
                    <a:noFill/>
                    <a:ln w="9525">
                      <a:noFill/>
                      <a:miter lim="800000"/>
                      <a:headEnd/>
                      <a:tailEnd/>
                    </a:ln>
                  </pic:spPr>
                </pic:pic>
              </a:graphicData>
            </a:graphic>
          </wp:inline>
        </w:drawing>
      </w:r>
    </w:p>
    <w:p w14:paraId="4E96A754" w14:textId="77777777" w:rsidR="00200A81" w:rsidRDefault="00200A81">
      <w:pPr>
        <w:spacing w:after="0" w:line="360" w:lineRule="auto"/>
        <w:jc w:val="both"/>
        <w:rPr>
          <w:rFonts w:ascii="Times New Roman" w:eastAsia="Times New Roman" w:hAnsi="Times New Roman" w:cs="Times New Roman"/>
          <w:bCs/>
          <w:sz w:val="28"/>
          <w:szCs w:val="28"/>
        </w:rPr>
      </w:pPr>
    </w:p>
    <w:p w14:paraId="049E2BB1" w14:textId="77777777" w:rsidR="00200A81" w:rsidRDefault="00200A81">
      <w:pPr>
        <w:spacing w:after="0" w:line="360" w:lineRule="auto"/>
        <w:jc w:val="both"/>
        <w:rPr>
          <w:rFonts w:ascii="Times New Roman" w:eastAsia="Times New Roman" w:hAnsi="Times New Roman" w:cs="Times New Roman"/>
          <w:bCs/>
          <w:sz w:val="28"/>
          <w:szCs w:val="28"/>
        </w:rPr>
      </w:pPr>
    </w:p>
    <w:p w14:paraId="42FEE78A" w14:textId="77777777"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Imagem Mapskills-Tomcat8</w:t>
      </w:r>
    </w:p>
    <w:p w14:paraId="4805627D" w14:textId="77777777" w:rsidR="00200A81" w:rsidRDefault="00200A81">
      <w:pPr>
        <w:spacing w:after="0" w:line="360" w:lineRule="auto"/>
        <w:jc w:val="both"/>
        <w:rPr>
          <w:rFonts w:ascii="Times New Roman" w:eastAsia="Times New Roman" w:hAnsi="Times New Roman" w:cs="Times New Roman"/>
          <w:b/>
          <w:bCs/>
          <w:sz w:val="28"/>
          <w:szCs w:val="28"/>
        </w:rPr>
      </w:pPr>
    </w:p>
    <w:p w14:paraId="11A02895"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Imagem responsável por gerar os containers que hospedarão os arquivos mapskills.war e mapskills-web.war. É acessada através da porta 8080, contendo todos arquivo de configurações padrão do Servidor Tomcat-8.5 com Java 8 já instalado. Esta imagem tem como base a Imagem Alpine, que tem a finalidade de reduzir o seu tamanho, rodando apenas 1 processo java, para execução da aplicação. O tamanho final desta imagem é de 334 Mb.</w:t>
      </w:r>
    </w:p>
    <w:p w14:paraId="4841A76F"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Para disponibilizar a Imagem no Repositório Docker foi é necessário utilizar do comando Docker push, conforme imagem abaixo</w:t>
      </w:r>
    </w:p>
    <w:p w14:paraId="19C115DC"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bCs/>
          <w:noProof/>
          <w:sz w:val="28"/>
          <w:szCs w:val="28"/>
          <w:lang w:eastAsia="pt-BR"/>
        </w:rPr>
        <w:drawing>
          <wp:inline distT="0" distB="0" distL="0" distR="0" wp14:anchorId="4FE3E32C" wp14:editId="748EF688">
            <wp:extent cx="4486275" cy="466725"/>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32"/>
                    <a:stretch>
                      <a:fillRect/>
                    </a:stretch>
                  </pic:blipFill>
                  <pic:spPr bwMode="auto">
                    <a:xfrm>
                      <a:off x="0" y="0"/>
                      <a:ext cx="4486275" cy="466725"/>
                    </a:xfrm>
                    <a:prstGeom prst="rect">
                      <a:avLst/>
                    </a:prstGeom>
                    <a:noFill/>
                    <a:ln w="9525">
                      <a:noFill/>
                      <a:miter lim="800000"/>
                      <a:headEnd/>
                      <a:tailEnd/>
                    </a:ln>
                  </pic:spPr>
                </pic:pic>
              </a:graphicData>
            </a:graphic>
          </wp:inline>
        </w:drawing>
      </w:r>
    </w:p>
    <w:p w14:paraId="1F7045CE"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3132C21C" w14:textId="77777777" w:rsidR="00200A81" w:rsidRDefault="00573AFD">
      <w:p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Para baixar a imagem do Repositório Docker é necessário rodar o seguinte comando:</w:t>
      </w:r>
    </w:p>
    <w:p w14:paraId="034D7096" w14:textId="77777777" w:rsidR="00200A81" w:rsidRDefault="00573AFD">
      <w:pPr>
        <w:jc w:val="center"/>
      </w:pPr>
      <w:r>
        <w:rPr>
          <w:noProof/>
          <w:lang w:eastAsia="pt-BR"/>
        </w:rPr>
        <w:drawing>
          <wp:inline distT="0" distB="0" distL="0" distR="0" wp14:anchorId="2B94C0A9" wp14:editId="04AFD39D">
            <wp:extent cx="5490845" cy="963295"/>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33"/>
                    <a:stretch>
                      <a:fillRect/>
                    </a:stretch>
                  </pic:blipFill>
                  <pic:spPr bwMode="auto">
                    <a:xfrm>
                      <a:off x="0" y="0"/>
                      <a:ext cx="5490845" cy="963295"/>
                    </a:xfrm>
                    <a:prstGeom prst="rect">
                      <a:avLst/>
                    </a:prstGeom>
                    <a:noFill/>
                    <a:ln w="9525">
                      <a:noFill/>
                      <a:miter lim="800000"/>
                      <a:headEnd/>
                      <a:tailEnd/>
                    </a:ln>
                  </pic:spPr>
                </pic:pic>
              </a:graphicData>
            </a:graphic>
          </wp:inline>
        </w:drawing>
      </w:r>
    </w:p>
    <w:p w14:paraId="4CE4D7C0" w14:textId="77777777" w:rsidR="00200A81" w:rsidRDefault="00200A81">
      <w:pPr>
        <w:spacing w:after="0" w:line="360" w:lineRule="auto"/>
        <w:jc w:val="both"/>
        <w:rPr>
          <w:rFonts w:ascii="Times New Roman" w:eastAsia="Times New Roman" w:hAnsi="Times New Roman" w:cs="Times New Roman"/>
          <w:bCs/>
          <w:sz w:val="32"/>
          <w:szCs w:val="32"/>
        </w:rPr>
      </w:pPr>
    </w:p>
    <w:p w14:paraId="0235AF82" w14:textId="77777777" w:rsidR="00200A81" w:rsidRDefault="00200A81">
      <w:pPr>
        <w:spacing w:after="0" w:line="360" w:lineRule="auto"/>
        <w:jc w:val="both"/>
        <w:rPr>
          <w:rFonts w:ascii="Times New Roman" w:eastAsia="Times New Roman" w:hAnsi="Times New Roman" w:cs="Times New Roman"/>
          <w:bCs/>
          <w:sz w:val="32"/>
          <w:szCs w:val="32"/>
        </w:rPr>
      </w:pPr>
    </w:p>
    <w:p w14:paraId="609AAEAB" w14:textId="77777777" w:rsidR="00200A81" w:rsidRDefault="00200A81">
      <w:pPr>
        <w:spacing w:after="0" w:line="360" w:lineRule="auto"/>
        <w:jc w:val="both"/>
        <w:rPr>
          <w:rFonts w:ascii="Times New Roman" w:eastAsia="Times New Roman" w:hAnsi="Times New Roman" w:cs="Times New Roman"/>
          <w:bCs/>
          <w:sz w:val="32"/>
          <w:szCs w:val="32"/>
        </w:rPr>
      </w:pPr>
    </w:p>
    <w:p w14:paraId="292BC8EA"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Imagem Mapskills-mysql</w:t>
      </w:r>
    </w:p>
    <w:p w14:paraId="0FC78DFB"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b/>
      </w:r>
    </w:p>
    <w:p w14:paraId="759E88E8"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32"/>
          <w:szCs w:val="32"/>
        </w:rPr>
        <w:tab/>
      </w:r>
      <w:r>
        <w:rPr>
          <w:rFonts w:ascii="Times New Roman" w:eastAsia="Times New Roman" w:hAnsi="Times New Roman" w:cs="Times New Roman"/>
          <w:bCs/>
          <w:sz w:val="28"/>
          <w:szCs w:val="28"/>
        </w:rPr>
        <w:t>Imagem base para o container que está contigo o Banco de Dados Relacional Mysql 5.6, para configura-lo primeiramente foi baixado a versão da Imagem Oficial do Mysql e realizado todas configurações como:</w:t>
      </w:r>
    </w:p>
    <w:p w14:paraId="5DF72B5C"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Configuração de Senha para acesso ROOT;</w:t>
      </w:r>
    </w:p>
    <w:p w14:paraId="6E4744A8"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Definição do nome do container;</w:t>
      </w:r>
    </w:p>
    <w:p w14:paraId="3F21D1E0"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Definir porta para acesso remoto da Base de Dados;</w:t>
      </w:r>
    </w:p>
    <w:p w14:paraId="0F7D4722"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O comando abaixo baixou a Imagem mysql:5.6, configurou e inicializou o container.</w:t>
      </w:r>
    </w:p>
    <w:p w14:paraId="541EA523" w14:textId="77777777" w:rsidR="00200A81" w:rsidRDefault="00573AFD">
      <w:pPr>
        <w:spacing w:after="0" w:line="360" w:lineRule="auto"/>
        <w:jc w:val="both"/>
      </w:pPr>
      <w:r>
        <w:rPr>
          <w:noProof/>
          <w:lang w:eastAsia="pt-BR"/>
        </w:rPr>
        <w:drawing>
          <wp:inline distT="0" distB="0" distL="0" distR="0" wp14:anchorId="6855D4B2" wp14:editId="3FCDA660">
            <wp:extent cx="5490845" cy="390525"/>
            <wp:effectExtent l="0" t="0" r="0"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34"/>
                    <a:stretch>
                      <a:fillRect/>
                    </a:stretch>
                  </pic:blipFill>
                  <pic:spPr bwMode="auto">
                    <a:xfrm>
                      <a:off x="0" y="0"/>
                      <a:ext cx="5490845" cy="390525"/>
                    </a:xfrm>
                    <a:prstGeom prst="rect">
                      <a:avLst/>
                    </a:prstGeom>
                    <a:noFill/>
                    <a:ln w="9525">
                      <a:noFill/>
                      <a:miter lim="800000"/>
                      <a:headEnd/>
                      <a:tailEnd/>
                    </a:ln>
                  </pic:spPr>
                </pic:pic>
              </a:graphicData>
            </a:graphic>
          </wp:inline>
        </w:drawing>
      </w:r>
    </w:p>
    <w:p w14:paraId="36B21BFD" w14:textId="77777777" w:rsidR="00200A81" w:rsidRDefault="00200A81">
      <w:pPr>
        <w:spacing w:after="0" w:line="360" w:lineRule="auto"/>
        <w:jc w:val="both"/>
        <w:rPr>
          <w:rFonts w:ascii="Times New Roman" w:eastAsia="Times New Roman" w:hAnsi="Times New Roman" w:cs="Times New Roman"/>
          <w:bCs/>
          <w:sz w:val="28"/>
          <w:szCs w:val="28"/>
        </w:rPr>
      </w:pPr>
    </w:p>
    <w:p w14:paraId="69E87E71"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Para acessar o Banco de Dados foi utilizado o seguinte comando:</w:t>
      </w:r>
    </w:p>
    <w:p w14:paraId="1747A479" w14:textId="77777777" w:rsidR="00200A81" w:rsidRDefault="00573AFD">
      <w:pPr>
        <w:spacing w:after="0" w:line="360" w:lineRule="auto"/>
        <w:jc w:val="center"/>
      </w:pPr>
      <w:r>
        <w:rPr>
          <w:noProof/>
          <w:lang w:eastAsia="pt-BR"/>
        </w:rPr>
        <w:drawing>
          <wp:inline distT="0" distB="0" distL="0" distR="0" wp14:anchorId="4F74986D" wp14:editId="4708687C">
            <wp:extent cx="5490845" cy="1741805"/>
            <wp:effectExtent l="0" t="0" r="0" b="0"/>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35"/>
                    <a:stretch>
                      <a:fillRect/>
                    </a:stretch>
                  </pic:blipFill>
                  <pic:spPr bwMode="auto">
                    <a:xfrm>
                      <a:off x="0" y="0"/>
                      <a:ext cx="5490845" cy="1741805"/>
                    </a:xfrm>
                    <a:prstGeom prst="rect">
                      <a:avLst/>
                    </a:prstGeom>
                    <a:noFill/>
                    <a:ln w="9525">
                      <a:noFill/>
                      <a:miter lim="800000"/>
                      <a:headEnd/>
                      <a:tailEnd/>
                    </a:ln>
                  </pic:spPr>
                </pic:pic>
              </a:graphicData>
            </a:graphic>
          </wp:inline>
        </w:drawing>
      </w:r>
    </w:p>
    <w:p w14:paraId="327D6D41"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10D53267"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Nele, foi criado o usuário Mapskills, dado permissões de acesso remoto e criado a Base de Dados para que a Aplicação Mapskills.war persista todos dados.</w:t>
      </w:r>
    </w:p>
    <w:p w14:paraId="5DFB6073"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xml:space="preserve">Após todas realizar todas configurações no container e deixa-lo pronto para uso, foi utilizado o comando </w:t>
      </w:r>
      <w:r>
        <w:rPr>
          <w:rFonts w:ascii="Times New Roman" w:eastAsia="Times New Roman" w:hAnsi="Times New Roman" w:cs="Times New Roman"/>
          <w:bCs/>
          <w:i/>
          <w:sz w:val="28"/>
          <w:szCs w:val="28"/>
        </w:rPr>
        <w:t>docker commit</w:t>
      </w:r>
      <w:r>
        <w:rPr>
          <w:rFonts w:ascii="Times New Roman" w:eastAsia="Times New Roman" w:hAnsi="Times New Roman" w:cs="Times New Roman"/>
          <w:bCs/>
          <w:sz w:val="28"/>
          <w:szCs w:val="28"/>
        </w:rPr>
        <w:t xml:space="preserve">, e gerado uma imagem totalmente customizada do container. </w:t>
      </w:r>
    </w:p>
    <w:p w14:paraId="0FAFFD1D" w14:textId="77777777" w:rsidR="00200A81" w:rsidRDefault="00573AFD">
      <w:pPr>
        <w:spacing w:after="0" w:line="360" w:lineRule="auto"/>
        <w:jc w:val="center"/>
      </w:pPr>
      <w:r>
        <w:rPr>
          <w:noProof/>
          <w:lang w:eastAsia="pt-BR"/>
        </w:rPr>
        <w:drawing>
          <wp:inline distT="0" distB="0" distL="0" distR="0" wp14:anchorId="289D438D" wp14:editId="34353E48">
            <wp:extent cx="5372100" cy="504825"/>
            <wp:effectExtent l="0" t="0" r="0" b="0"/>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36"/>
                    <a:stretch>
                      <a:fillRect/>
                    </a:stretch>
                  </pic:blipFill>
                  <pic:spPr bwMode="auto">
                    <a:xfrm>
                      <a:off x="0" y="0"/>
                      <a:ext cx="5372100" cy="504825"/>
                    </a:xfrm>
                    <a:prstGeom prst="rect">
                      <a:avLst/>
                    </a:prstGeom>
                    <a:noFill/>
                    <a:ln w="9525">
                      <a:noFill/>
                      <a:miter lim="800000"/>
                      <a:headEnd/>
                      <a:tailEnd/>
                    </a:ln>
                  </pic:spPr>
                </pic:pic>
              </a:graphicData>
            </a:graphic>
          </wp:inline>
        </w:drawing>
      </w:r>
    </w:p>
    <w:p w14:paraId="6D8DF323"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ab/>
        <w:t>E por último, realizado o deploy desta imagem no Docker Hub.</w:t>
      </w:r>
    </w:p>
    <w:p w14:paraId="79B568FE" w14:textId="77777777" w:rsidR="00200A81" w:rsidRDefault="00573AFD">
      <w:pPr>
        <w:spacing w:after="0" w:line="360" w:lineRule="auto"/>
        <w:jc w:val="center"/>
      </w:pPr>
      <w:r>
        <w:rPr>
          <w:noProof/>
          <w:lang w:eastAsia="pt-BR"/>
        </w:rPr>
        <w:drawing>
          <wp:inline distT="0" distB="0" distL="0" distR="0" wp14:anchorId="79A323A0" wp14:editId="029A984E">
            <wp:extent cx="5490845" cy="1706880"/>
            <wp:effectExtent l="0" t="0" r="0" b="0"/>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37"/>
                    <a:stretch>
                      <a:fillRect/>
                    </a:stretch>
                  </pic:blipFill>
                  <pic:spPr bwMode="auto">
                    <a:xfrm>
                      <a:off x="0" y="0"/>
                      <a:ext cx="5490845" cy="1706880"/>
                    </a:xfrm>
                    <a:prstGeom prst="rect">
                      <a:avLst/>
                    </a:prstGeom>
                    <a:noFill/>
                    <a:ln w="9525">
                      <a:noFill/>
                      <a:miter lim="800000"/>
                      <a:headEnd/>
                      <a:tailEnd/>
                    </a:ln>
                  </pic:spPr>
                </pic:pic>
              </a:graphicData>
            </a:graphic>
          </wp:inline>
        </w:drawing>
      </w:r>
    </w:p>
    <w:p w14:paraId="3F89CC0A"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xml:space="preserve">Para realizar o download dessa Imagem Mysql é necessário rodar o comando </w:t>
      </w:r>
      <w:r>
        <w:rPr>
          <w:rFonts w:ascii="Times New Roman" w:eastAsia="Times New Roman" w:hAnsi="Times New Roman" w:cs="Times New Roman"/>
          <w:bCs/>
          <w:i/>
          <w:sz w:val="28"/>
          <w:szCs w:val="28"/>
          <w:u w:val="single"/>
        </w:rPr>
        <w:t>docker pull</w:t>
      </w:r>
      <w:r>
        <w:rPr>
          <w:rFonts w:ascii="Times New Roman" w:eastAsia="Times New Roman" w:hAnsi="Times New Roman" w:cs="Times New Roman"/>
          <w:bCs/>
          <w:sz w:val="28"/>
          <w:szCs w:val="28"/>
        </w:rPr>
        <w:t>. Esta imagem já conterá todas configurações realizadas nos comandos acima.</w:t>
      </w:r>
    </w:p>
    <w:p w14:paraId="2465678A" w14:textId="77777777" w:rsidR="00200A81" w:rsidRDefault="00573AFD">
      <w:pPr>
        <w:spacing w:after="0" w:line="360" w:lineRule="auto"/>
        <w:jc w:val="center"/>
      </w:pPr>
      <w:r>
        <w:rPr>
          <w:noProof/>
          <w:lang w:eastAsia="pt-BR"/>
        </w:rPr>
        <w:drawing>
          <wp:inline distT="0" distB="0" distL="0" distR="0" wp14:anchorId="7FD1A074" wp14:editId="28058438">
            <wp:extent cx="3933825" cy="466725"/>
            <wp:effectExtent l="0" t="0" r="0" b="0"/>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38"/>
                    <a:stretch>
                      <a:fillRect/>
                    </a:stretch>
                  </pic:blipFill>
                  <pic:spPr bwMode="auto">
                    <a:xfrm>
                      <a:off x="0" y="0"/>
                      <a:ext cx="3933825" cy="466725"/>
                    </a:xfrm>
                    <a:prstGeom prst="rect">
                      <a:avLst/>
                    </a:prstGeom>
                    <a:noFill/>
                    <a:ln w="9525">
                      <a:noFill/>
                      <a:miter lim="800000"/>
                      <a:headEnd/>
                      <a:tailEnd/>
                    </a:ln>
                  </pic:spPr>
                </pic:pic>
              </a:graphicData>
            </a:graphic>
          </wp:inline>
        </w:drawing>
      </w:r>
    </w:p>
    <w:p w14:paraId="6141CCAF" w14:textId="77777777" w:rsidR="00200A81" w:rsidRDefault="00200A81">
      <w:pPr>
        <w:spacing w:after="0" w:line="360" w:lineRule="auto"/>
        <w:jc w:val="both"/>
        <w:rPr>
          <w:rFonts w:ascii="Times New Roman" w:eastAsia="Times New Roman" w:hAnsi="Times New Roman" w:cs="Times New Roman"/>
          <w:bCs/>
          <w:sz w:val="32"/>
          <w:szCs w:val="32"/>
        </w:rPr>
      </w:pPr>
    </w:p>
    <w:p w14:paraId="34562E37"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Imagem Mapskills-Nexus</w:t>
      </w:r>
    </w:p>
    <w:p w14:paraId="6937C93F"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32"/>
          <w:szCs w:val="32"/>
        </w:rPr>
        <w:tab/>
      </w:r>
      <w:r>
        <w:rPr>
          <w:rFonts w:ascii="Times New Roman" w:eastAsia="Times New Roman" w:hAnsi="Times New Roman" w:cs="Times New Roman"/>
          <w:bCs/>
          <w:sz w:val="28"/>
          <w:szCs w:val="28"/>
        </w:rPr>
        <w:t xml:space="preserve">Imagem responsável por armazenar todos artefatos que foram gerados após o build finalizado com sucesso feito pelo Jenkins. Para acesso a esta imagem é necessário liberar a porta 8081. </w:t>
      </w:r>
    </w:p>
    <w:p w14:paraId="1C306ADA" w14:textId="77777777" w:rsidR="00200A81" w:rsidRDefault="00573AFD">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Primeiramente foi utilizado o comando </w:t>
      </w:r>
      <w:r>
        <w:rPr>
          <w:rFonts w:ascii="Times New Roman" w:eastAsia="Times New Roman" w:hAnsi="Times New Roman" w:cs="Times New Roman"/>
          <w:bCs/>
          <w:i/>
          <w:sz w:val="28"/>
          <w:szCs w:val="28"/>
        </w:rPr>
        <w:t>docker run</w:t>
      </w:r>
      <w:r>
        <w:rPr>
          <w:rFonts w:ascii="Times New Roman" w:eastAsia="Times New Roman" w:hAnsi="Times New Roman" w:cs="Times New Roman"/>
          <w:bCs/>
          <w:sz w:val="28"/>
          <w:szCs w:val="28"/>
        </w:rPr>
        <w:t xml:space="preserve"> para fazer download da imagem ofical do Nexus Sonotype 3 disponibilizada no Docker Hub e criado um container de nome mapskills-nexus.  </w:t>
      </w:r>
    </w:p>
    <w:p w14:paraId="087FF56E" w14:textId="77777777" w:rsidR="00200A81" w:rsidRDefault="00573AFD">
      <w:pPr>
        <w:spacing w:after="0" w:line="360" w:lineRule="auto"/>
        <w:ind w:firstLine="708"/>
        <w:jc w:val="center"/>
      </w:pPr>
      <w:r>
        <w:rPr>
          <w:noProof/>
          <w:lang w:eastAsia="pt-BR"/>
        </w:rPr>
        <w:drawing>
          <wp:inline distT="0" distB="0" distL="0" distR="0" wp14:anchorId="76AE2F7B" wp14:editId="13608B68">
            <wp:extent cx="4562475" cy="742950"/>
            <wp:effectExtent l="0" t="0" r="0" b="0"/>
            <wp:docPr id="28" name="Picture" descr="Z:\home\sofware03\TG\TG-Mapskills\Imagens\docker\docker nex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Z:\home\sofware03\TG\TG-Mapskills\Imagens\docker\docker nexus.png"/>
                    <pic:cNvPicPr>
                      <a:picLocks noChangeAspect="1" noChangeArrowheads="1"/>
                    </pic:cNvPicPr>
                  </pic:nvPicPr>
                  <pic:blipFill>
                    <a:blip r:embed="rId39"/>
                    <a:srcRect r="76113" b="100650"/>
                    <a:stretch>
                      <a:fillRect/>
                    </a:stretch>
                  </pic:blipFill>
                  <pic:spPr bwMode="auto">
                    <a:xfrm>
                      <a:off x="0" y="0"/>
                      <a:ext cx="4581525" cy="746052"/>
                    </a:xfrm>
                    <a:prstGeom prst="rect">
                      <a:avLst/>
                    </a:prstGeom>
                    <a:noFill/>
                    <a:ln w="9525">
                      <a:noFill/>
                      <a:miter lim="800000"/>
                      <a:headEnd/>
                      <a:tailEnd/>
                    </a:ln>
                  </pic:spPr>
                </pic:pic>
              </a:graphicData>
            </a:graphic>
          </wp:inline>
        </w:drawing>
      </w:r>
    </w:p>
    <w:p w14:paraId="2FF73456" w14:textId="77777777" w:rsidR="00200A81" w:rsidRDefault="00200A81">
      <w:pPr>
        <w:spacing w:after="0" w:line="360" w:lineRule="auto"/>
        <w:ind w:firstLine="708"/>
        <w:jc w:val="both"/>
        <w:rPr>
          <w:rFonts w:ascii="Times New Roman" w:eastAsia="Times New Roman" w:hAnsi="Times New Roman" w:cs="Times New Roman"/>
          <w:bCs/>
          <w:sz w:val="28"/>
          <w:szCs w:val="28"/>
        </w:rPr>
      </w:pPr>
    </w:p>
    <w:p w14:paraId="399F83A3" w14:textId="77777777" w:rsidR="00200A81" w:rsidRDefault="00200A81">
      <w:pPr>
        <w:spacing w:after="0" w:line="360" w:lineRule="auto"/>
        <w:ind w:firstLine="708"/>
        <w:jc w:val="both"/>
        <w:rPr>
          <w:rFonts w:ascii="Times New Roman" w:eastAsia="Times New Roman" w:hAnsi="Times New Roman" w:cs="Times New Roman"/>
          <w:bCs/>
          <w:sz w:val="28"/>
          <w:szCs w:val="28"/>
        </w:rPr>
      </w:pPr>
    </w:p>
    <w:p w14:paraId="3789C720" w14:textId="77777777" w:rsidR="00200A81" w:rsidRDefault="00200A81">
      <w:pPr>
        <w:spacing w:after="0" w:line="360" w:lineRule="auto"/>
        <w:ind w:firstLine="708"/>
        <w:jc w:val="both"/>
        <w:rPr>
          <w:rFonts w:ascii="Times New Roman" w:eastAsia="Times New Roman" w:hAnsi="Times New Roman" w:cs="Times New Roman"/>
          <w:bCs/>
          <w:sz w:val="28"/>
          <w:szCs w:val="28"/>
        </w:rPr>
      </w:pPr>
    </w:p>
    <w:p w14:paraId="3BA8F855" w14:textId="77777777" w:rsidR="00200A81" w:rsidRDefault="00200A81">
      <w:pPr>
        <w:spacing w:after="0" w:line="360" w:lineRule="auto"/>
        <w:ind w:firstLine="708"/>
        <w:jc w:val="both"/>
        <w:rPr>
          <w:rFonts w:ascii="Times New Roman" w:eastAsia="Times New Roman" w:hAnsi="Times New Roman" w:cs="Times New Roman"/>
          <w:bCs/>
          <w:sz w:val="28"/>
          <w:szCs w:val="28"/>
        </w:rPr>
      </w:pPr>
    </w:p>
    <w:p w14:paraId="5C4BA952" w14:textId="77777777" w:rsidR="00200A81" w:rsidRDefault="00573AFD">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 xml:space="preserve">Apos configurado o container liberando a porta 8081 e criado um usuario Mapskills para acesso, foi gerado uma Imagem baseada neste container através do comando </w:t>
      </w:r>
      <w:r>
        <w:rPr>
          <w:rFonts w:ascii="Times New Roman" w:eastAsia="Times New Roman" w:hAnsi="Times New Roman" w:cs="Times New Roman"/>
          <w:bCs/>
          <w:i/>
          <w:sz w:val="28"/>
          <w:szCs w:val="28"/>
        </w:rPr>
        <w:t>docker commit</w:t>
      </w:r>
      <w:r>
        <w:rPr>
          <w:rFonts w:ascii="Times New Roman" w:eastAsia="Times New Roman" w:hAnsi="Times New Roman" w:cs="Times New Roman"/>
          <w:bCs/>
          <w:sz w:val="28"/>
          <w:szCs w:val="28"/>
        </w:rPr>
        <w:t>.</w:t>
      </w:r>
    </w:p>
    <w:p w14:paraId="5DABA3D3" w14:textId="77777777" w:rsidR="00200A81" w:rsidRDefault="00200A81">
      <w:pPr>
        <w:spacing w:after="0" w:line="360" w:lineRule="auto"/>
        <w:ind w:firstLine="708"/>
        <w:jc w:val="both"/>
        <w:rPr>
          <w:rFonts w:ascii="Times New Roman" w:eastAsia="Times New Roman" w:hAnsi="Times New Roman" w:cs="Times New Roman"/>
          <w:bCs/>
          <w:sz w:val="28"/>
          <w:szCs w:val="28"/>
        </w:rPr>
      </w:pPr>
    </w:p>
    <w:p w14:paraId="1CB8CB38" w14:textId="77777777" w:rsidR="00200A81" w:rsidRDefault="00573AFD">
      <w:pPr>
        <w:spacing w:after="0" w:line="360" w:lineRule="auto"/>
        <w:ind w:firstLine="708"/>
        <w:jc w:val="center"/>
      </w:pPr>
      <w:r>
        <w:rPr>
          <w:noProof/>
          <w:lang w:eastAsia="pt-BR"/>
        </w:rPr>
        <w:drawing>
          <wp:inline distT="0" distB="0" distL="0" distR="0" wp14:anchorId="79D0C2DC" wp14:editId="58D066F5">
            <wp:extent cx="4591685" cy="523875"/>
            <wp:effectExtent l="0" t="0" r="0" b="0"/>
            <wp:docPr id="29" name="Picture" descr="Z:\home\sofware03\TG\TG-Mapskills\Imagens\docker\docker nexu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Z:\home\sofware03\TG\TG-Mapskills\Imagens\docker\docker nexus2.png"/>
                    <pic:cNvPicPr>
                      <a:picLocks noChangeAspect="1" noChangeArrowheads="1"/>
                    </pic:cNvPicPr>
                  </pic:nvPicPr>
                  <pic:blipFill>
                    <a:blip r:embed="rId40"/>
                    <a:srcRect r="80051" b="102318"/>
                    <a:stretch>
                      <a:fillRect/>
                    </a:stretch>
                  </pic:blipFill>
                  <pic:spPr bwMode="auto">
                    <a:xfrm>
                      <a:off x="0" y="0"/>
                      <a:ext cx="4591685" cy="523875"/>
                    </a:xfrm>
                    <a:prstGeom prst="rect">
                      <a:avLst/>
                    </a:prstGeom>
                    <a:noFill/>
                    <a:ln w="9525">
                      <a:noFill/>
                      <a:miter lim="800000"/>
                      <a:headEnd/>
                      <a:tailEnd/>
                    </a:ln>
                  </pic:spPr>
                </pic:pic>
              </a:graphicData>
            </a:graphic>
          </wp:inline>
        </w:drawing>
      </w:r>
    </w:p>
    <w:p w14:paraId="7858D697" w14:textId="77777777" w:rsidR="00200A81" w:rsidRDefault="00200A81">
      <w:pPr>
        <w:spacing w:after="0" w:line="360" w:lineRule="auto"/>
        <w:ind w:firstLine="708"/>
        <w:jc w:val="both"/>
        <w:rPr>
          <w:rFonts w:ascii="Times New Roman" w:eastAsia="Times New Roman" w:hAnsi="Times New Roman" w:cs="Times New Roman"/>
          <w:bCs/>
          <w:sz w:val="28"/>
          <w:szCs w:val="28"/>
        </w:rPr>
      </w:pPr>
    </w:p>
    <w:p w14:paraId="032D685A" w14:textId="77777777" w:rsidR="00200A81" w:rsidRDefault="00573AFD">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O comando descrito a baixo permite ao usuario baixar a Imagem Mapskills-Nexus do Repositorio Docker.</w:t>
      </w:r>
    </w:p>
    <w:p w14:paraId="0009042A" w14:textId="77777777" w:rsidR="00200A81" w:rsidRDefault="00573AFD">
      <w:pPr>
        <w:spacing w:after="0" w:line="360" w:lineRule="auto"/>
        <w:ind w:firstLine="708"/>
        <w:jc w:val="center"/>
      </w:pPr>
      <w:r>
        <w:rPr>
          <w:noProof/>
          <w:lang w:eastAsia="pt-BR"/>
        </w:rPr>
        <w:drawing>
          <wp:inline distT="0" distB="0" distL="0" distR="0" wp14:anchorId="4E0ABAB7" wp14:editId="0CA9E609">
            <wp:extent cx="4686300" cy="669290"/>
            <wp:effectExtent l="0" t="0" r="0" b="0"/>
            <wp:docPr id="30" name="Picture" descr="Z:\home\sofware03\TG\TG-Mapskills\Imagens\docker\docker nexu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Z:\home\sofware03\TG\TG-Mapskills\Imagens\docker\docker nexus3.png"/>
                    <pic:cNvPicPr>
                      <a:picLocks noChangeAspect="1" noChangeArrowheads="1"/>
                    </pic:cNvPicPr>
                  </pic:nvPicPr>
                  <pic:blipFill>
                    <a:blip r:embed="rId41"/>
                    <a:srcRect r="86988" b="102649"/>
                    <a:stretch>
                      <a:fillRect/>
                    </a:stretch>
                  </pic:blipFill>
                  <pic:spPr bwMode="auto">
                    <a:xfrm>
                      <a:off x="0" y="0"/>
                      <a:ext cx="4686300" cy="669290"/>
                    </a:xfrm>
                    <a:prstGeom prst="rect">
                      <a:avLst/>
                    </a:prstGeom>
                    <a:noFill/>
                    <a:ln w="9525">
                      <a:noFill/>
                      <a:miter lim="800000"/>
                      <a:headEnd/>
                      <a:tailEnd/>
                    </a:ln>
                  </pic:spPr>
                </pic:pic>
              </a:graphicData>
            </a:graphic>
          </wp:inline>
        </w:drawing>
      </w:r>
    </w:p>
    <w:p w14:paraId="74F16CF7" w14:textId="77777777" w:rsidR="00200A81" w:rsidRDefault="00200A81">
      <w:pPr>
        <w:spacing w:after="0" w:line="360" w:lineRule="auto"/>
        <w:jc w:val="both"/>
        <w:rPr>
          <w:rFonts w:ascii="Times New Roman" w:eastAsia="Times New Roman" w:hAnsi="Times New Roman" w:cs="Times New Roman"/>
          <w:bCs/>
          <w:sz w:val="32"/>
          <w:szCs w:val="32"/>
        </w:rPr>
      </w:pPr>
    </w:p>
    <w:p w14:paraId="6CEE28EC"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Imagem Mapskills-cAdivisor</w:t>
      </w:r>
    </w:p>
    <w:p w14:paraId="07A4D5E8" w14:textId="77777777" w:rsidR="00200A81" w:rsidRDefault="00200A81">
      <w:pPr>
        <w:spacing w:after="0" w:line="360" w:lineRule="auto"/>
        <w:jc w:val="both"/>
        <w:rPr>
          <w:rFonts w:ascii="Times New Roman" w:eastAsia="Times New Roman" w:hAnsi="Times New Roman" w:cs="Times New Roman"/>
          <w:bCs/>
          <w:sz w:val="32"/>
          <w:szCs w:val="32"/>
        </w:rPr>
      </w:pPr>
    </w:p>
    <w:p w14:paraId="59AED59C"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32"/>
          <w:szCs w:val="32"/>
        </w:rPr>
        <w:tab/>
      </w:r>
      <w:r>
        <w:rPr>
          <w:rFonts w:ascii="Times New Roman" w:eastAsia="Times New Roman" w:hAnsi="Times New Roman" w:cs="Times New Roman"/>
          <w:bCs/>
          <w:sz w:val="28"/>
          <w:szCs w:val="28"/>
        </w:rPr>
        <w:t>Mapskills-cAdivisor e uma imagem que auxiliara no gerenciamento das imagens e containers utilizados no host. Com esta imagem e possivel monitorar todos processos e saber em tempo real todo funcionamento do host alocado.</w:t>
      </w:r>
    </w:p>
    <w:p w14:paraId="2345A195"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xml:space="preserve">Seguindo o conceito aplicado na Imagem Mapskills-Nexus foi feito o download da imagem no Repositorio Docker da Imagem Oficial e customizada para satisfazer as necessidades do Centro Paula Souza. </w:t>
      </w:r>
    </w:p>
    <w:p w14:paraId="415497C9"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Todos volumes criados sao necessarios para que o cAdvisor configure seu ambiente.</w:t>
      </w:r>
    </w:p>
    <w:p w14:paraId="654FDEDF"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A porta 8888 foi configurada para acesso a aplicacao.</w:t>
      </w:r>
    </w:p>
    <w:p w14:paraId="4425FD95"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007E1E8A" w14:textId="77777777" w:rsidR="00200A81" w:rsidRDefault="00573AFD">
      <w:pPr>
        <w:spacing w:after="0" w:line="360" w:lineRule="auto"/>
        <w:jc w:val="center"/>
      </w:pPr>
      <w:r>
        <w:rPr>
          <w:noProof/>
          <w:lang w:eastAsia="pt-BR"/>
        </w:rPr>
        <w:lastRenderedPageBreak/>
        <w:drawing>
          <wp:inline distT="0" distB="0" distL="0" distR="0" wp14:anchorId="6CEA9BCB" wp14:editId="7F67A13F">
            <wp:extent cx="5244465" cy="2787650"/>
            <wp:effectExtent l="0" t="0" r="0" b="0"/>
            <wp:docPr id="31" name="Picture" descr="Z:\home\sofware03\TG\TG-Mapskills\Imagens\docker\docker cadvi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Z:\home\sofware03\TG\TG-Mapskills\Imagens\docker\docker cadvisor.PNG"/>
                    <pic:cNvPicPr>
                      <a:picLocks noChangeAspect="1" noChangeArrowheads="1"/>
                    </pic:cNvPicPr>
                  </pic:nvPicPr>
                  <pic:blipFill>
                    <a:blip r:embed="rId42"/>
                    <a:stretch>
                      <a:fillRect/>
                    </a:stretch>
                  </pic:blipFill>
                  <pic:spPr bwMode="auto">
                    <a:xfrm>
                      <a:off x="0" y="0"/>
                      <a:ext cx="5244465" cy="2787650"/>
                    </a:xfrm>
                    <a:prstGeom prst="rect">
                      <a:avLst/>
                    </a:prstGeom>
                    <a:noFill/>
                    <a:ln w="9525">
                      <a:noFill/>
                      <a:miter lim="800000"/>
                      <a:headEnd/>
                      <a:tailEnd/>
                    </a:ln>
                  </pic:spPr>
                </pic:pic>
              </a:graphicData>
            </a:graphic>
          </wp:inline>
        </w:drawing>
      </w:r>
    </w:p>
    <w:p w14:paraId="01664CB5"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4C99748D"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Imagem Mapskills-Haproxy</w:t>
      </w:r>
    </w:p>
    <w:p w14:paraId="36191E6C" w14:textId="77777777" w:rsidR="00200A81" w:rsidRDefault="00200A81">
      <w:pPr>
        <w:spacing w:after="0" w:line="360" w:lineRule="auto"/>
        <w:jc w:val="both"/>
        <w:rPr>
          <w:rFonts w:ascii="Times New Roman" w:eastAsia="Times New Roman" w:hAnsi="Times New Roman" w:cs="Times New Roman"/>
          <w:b/>
          <w:bCs/>
          <w:sz w:val="32"/>
          <w:szCs w:val="32"/>
        </w:rPr>
      </w:pPr>
    </w:p>
    <w:p w14:paraId="7CB0F49D"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32"/>
          <w:szCs w:val="32"/>
        </w:rPr>
        <w:tab/>
      </w:r>
      <w:r>
        <w:rPr>
          <w:rFonts w:ascii="Times New Roman" w:eastAsia="Times New Roman" w:hAnsi="Times New Roman" w:cs="Times New Roman"/>
          <w:bCs/>
          <w:sz w:val="28"/>
          <w:szCs w:val="28"/>
        </w:rPr>
        <w:t>Imagem que tem a finalidade gerar o container que irá gerenciar o Load Balance dos Containers de Mapskills-app. Toda requisicao destinada ao Software Mapskills quem controlorá a carga sera o Haproxy por meio do um algoritmo de balanceamento de carga.</w:t>
      </w:r>
    </w:p>
    <w:p w14:paraId="2BA53401"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O Haproxy trabalhara como um Proxy Reverso, recebendo todas requisicoes atraves da porta 80 e redirecionando internamente a porta 8080 destinada ao Tomcat que contem o mapskills-war. O balanceamento de carga utilizado e de camada 4 (camada de transporte) da tabela OSI, desta forma o Haproxy encaminhara o trafego do usuario com base no alcance e na porta do IP, no caso definida como 80.</w:t>
      </w:r>
    </w:p>
    <w:p w14:paraId="7BC8E5B3"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Aplicacao tambem fornece um Dashboard para visualizacao dos servers, numeros de requisicoes com sucesso e falha, alem de poder monitorar a quantidade que foi trafegada pela rede, conforme figura abaixo.</w:t>
      </w:r>
    </w:p>
    <w:p w14:paraId="6520EDF9"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Alem da liberacao da porta 80 no host, a porta 1936 tambem foi configurada no Haproxy, pois e atraves dela que pode-ser visualizar o seu Dashboard e monitorar todo ambiente utilizando o usuario Mapskills.</w:t>
      </w:r>
    </w:p>
    <w:p w14:paraId="3B5663AA"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ab/>
      </w:r>
    </w:p>
    <w:p w14:paraId="7C3A5469" w14:textId="77777777" w:rsidR="00200A81" w:rsidRDefault="00573AFD">
      <w:pPr>
        <w:spacing w:after="0" w:line="360" w:lineRule="auto"/>
        <w:jc w:val="both"/>
        <w:rPr>
          <w:rFonts w:ascii="Times New Roman" w:eastAsia="Times New Roman" w:hAnsi="Times New Roman" w:cs="Times New Roman"/>
          <w:bCs/>
          <w:sz w:val="28"/>
          <w:szCs w:val="28"/>
        </w:rPr>
      </w:pPr>
      <w:r>
        <w:rPr>
          <w:noProof/>
          <w:lang w:eastAsia="pt-BR"/>
        </w:rPr>
        <w:drawing>
          <wp:inline distT="0" distB="0" distL="0" distR="0" wp14:anchorId="45A1DA4F" wp14:editId="6D40DC3E">
            <wp:extent cx="5486400" cy="1828800"/>
            <wp:effectExtent l="0" t="0" r="0" b="0"/>
            <wp:docPr id="32" name="Picture" descr="Z:\home\sofware03\TG\TG-Mapskills\Imagens\docker\haprox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Z:\home\sofware03\TG\TG-Mapskills\Imagens\docker\haproxy 2.png"/>
                    <pic:cNvPicPr>
                      <a:picLocks noChangeAspect="1" noChangeArrowheads="1"/>
                    </pic:cNvPicPr>
                  </pic:nvPicPr>
                  <pic:blipFill>
                    <a:blip r:embed="rId43"/>
                    <a:srcRect t="6000" b="37991"/>
                    <a:stretch>
                      <a:fillRect/>
                    </a:stretch>
                  </pic:blipFill>
                  <pic:spPr bwMode="auto">
                    <a:xfrm>
                      <a:off x="0" y="0"/>
                      <a:ext cx="5486400" cy="1828800"/>
                    </a:xfrm>
                    <a:prstGeom prst="rect">
                      <a:avLst/>
                    </a:prstGeom>
                    <a:noFill/>
                    <a:ln w="9525">
                      <a:noFill/>
                      <a:miter lim="800000"/>
                      <a:headEnd/>
                      <a:tailEnd/>
                    </a:ln>
                  </pic:spPr>
                </pic:pic>
              </a:graphicData>
            </a:graphic>
          </wp:inline>
        </w:drawing>
      </w:r>
      <w:r>
        <w:rPr>
          <w:rFonts w:ascii="Times New Roman" w:eastAsia="Times New Roman" w:hAnsi="Times New Roman" w:cs="Times New Roman"/>
          <w:bCs/>
          <w:sz w:val="28"/>
          <w:szCs w:val="28"/>
        </w:rPr>
        <w:t xml:space="preserve"> </w:t>
      </w:r>
    </w:p>
    <w:p w14:paraId="64C5304F" w14:textId="77777777" w:rsidR="00200A81" w:rsidRDefault="00200A81">
      <w:pPr>
        <w:spacing w:after="0" w:line="360" w:lineRule="auto"/>
        <w:jc w:val="both"/>
        <w:rPr>
          <w:rFonts w:ascii="Times New Roman" w:eastAsia="Times New Roman" w:hAnsi="Times New Roman" w:cs="Times New Roman"/>
          <w:b/>
          <w:bCs/>
          <w:sz w:val="32"/>
          <w:szCs w:val="32"/>
        </w:rPr>
      </w:pPr>
    </w:p>
    <w:p w14:paraId="7BDB43C0"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Round Robin</w:t>
      </w:r>
    </w:p>
    <w:p w14:paraId="25C32306" w14:textId="77777777" w:rsidR="00200A81" w:rsidRDefault="00573AFD">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Algoritmo utilizado para load balance que tratar os servers como iguais, independente do numero de conexoes solicitadas, sempre redirecionando a proxima requisicao ao server seguinte, desta forma, todos servers terao o mesmo numero de conexoes.</w:t>
      </w:r>
    </w:p>
    <w:p w14:paraId="4A2363D6"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xml:space="preserve"> </w:t>
      </w:r>
    </w:p>
    <w:p w14:paraId="4AB9ED98"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Docker Compose</w:t>
      </w:r>
    </w:p>
    <w:p w14:paraId="59DCCCCA"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32"/>
          <w:szCs w:val="32"/>
        </w:rPr>
        <w:tab/>
      </w:r>
      <w:r>
        <w:rPr>
          <w:rFonts w:ascii="Times New Roman" w:eastAsia="Times New Roman" w:hAnsi="Times New Roman" w:cs="Times New Roman"/>
          <w:bCs/>
          <w:sz w:val="28"/>
          <w:szCs w:val="28"/>
        </w:rPr>
        <w:t>Este arquivo de configuraçao tem a finalidade de automatizar o deploy de todo ambiente de produçao necessario para que o Mapskills funcione. O arquivo docker-compose.yml criara e iniciara todos serviços definidos.</w:t>
      </w:r>
    </w:p>
    <w:p w14:paraId="06A942CB"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O arquivo inicia os seguintes servicos: Container Nexus dando start ao Repositrio, Container Tomcat para o Front-End, composto pelo arquivo mapskills-web.war, Container Tomcat para o Back-End, composto pelo arquivo mapskill.war, Container Haproxy composto pelo software que ira realizar o Load Balancer, e Container cAdvisor que ira monitorar os recursos utilizado por todos containers.</w:t>
      </w:r>
    </w:p>
    <w:p w14:paraId="26741E52" w14:textId="77777777" w:rsidR="00200A81" w:rsidRDefault="00200A81">
      <w:pPr>
        <w:spacing w:after="0" w:line="360" w:lineRule="auto"/>
        <w:jc w:val="both"/>
        <w:rPr>
          <w:rFonts w:ascii="Times New Roman" w:eastAsia="Times New Roman" w:hAnsi="Times New Roman" w:cs="Times New Roman"/>
          <w:bCs/>
          <w:sz w:val="28"/>
          <w:szCs w:val="28"/>
        </w:rPr>
      </w:pPr>
    </w:p>
    <w:p w14:paraId="4FBBE896" w14:textId="77777777" w:rsidR="00200A81" w:rsidRDefault="00200A81">
      <w:pPr>
        <w:spacing w:after="0" w:line="360" w:lineRule="auto"/>
        <w:jc w:val="both"/>
        <w:rPr>
          <w:rFonts w:ascii="Times New Roman" w:eastAsia="Times New Roman" w:hAnsi="Times New Roman" w:cs="Times New Roman"/>
          <w:bCs/>
          <w:sz w:val="28"/>
          <w:szCs w:val="28"/>
        </w:rPr>
      </w:pPr>
    </w:p>
    <w:p w14:paraId="76D69031"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ab/>
        <w:t>No cabeçalho deste documento foi definido que utilizara a versao 2 do docker-compose e apos isso os servicos que serao configurados e inicializados.</w:t>
      </w:r>
    </w:p>
    <w:p w14:paraId="20668F81" w14:textId="77777777" w:rsidR="00200A81" w:rsidRDefault="00573AFD">
      <w:pPr>
        <w:spacing w:after="0" w:line="360" w:lineRule="auto"/>
        <w:jc w:val="center"/>
      </w:pPr>
      <w:r>
        <w:rPr>
          <w:noProof/>
          <w:lang w:eastAsia="pt-BR"/>
        </w:rPr>
        <w:drawing>
          <wp:inline distT="0" distB="0" distL="0" distR="0" wp14:anchorId="6C4E24AA" wp14:editId="0CE18E90">
            <wp:extent cx="2362200" cy="523875"/>
            <wp:effectExtent l="0" t="0" r="0" b="0"/>
            <wp:docPr id="33" name="Picture" descr="Z:\home\sofware03\TG\TG-Mapskills\Imagens\docker compose\docker-com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Z:\home\sofware03\TG\TG-Mapskills\Imagens\docker compose\docker-compose.png"/>
                    <pic:cNvPicPr>
                      <a:picLocks noChangeAspect="1" noChangeArrowheads="1"/>
                    </pic:cNvPicPr>
                  </pic:nvPicPr>
                  <pic:blipFill>
                    <a:blip r:embed="rId44"/>
                    <a:srcRect t="10334" r="82862" b="89316"/>
                    <a:stretch>
                      <a:fillRect/>
                    </a:stretch>
                  </pic:blipFill>
                  <pic:spPr bwMode="auto">
                    <a:xfrm>
                      <a:off x="0" y="0"/>
                      <a:ext cx="2362200" cy="523875"/>
                    </a:xfrm>
                    <a:prstGeom prst="rect">
                      <a:avLst/>
                    </a:prstGeom>
                    <a:noFill/>
                    <a:ln w="9525">
                      <a:noFill/>
                      <a:miter lim="800000"/>
                      <a:headEnd/>
                      <a:tailEnd/>
                    </a:ln>
                  </pic:spPr>
                </pic:pic>
              </a:graphicData>
            </a:graphic>
          </wp:inline>
        </w:drawing>
      </w:r>
    </w:p>
    <w:p w14:paraId="199C0A54" w14:textId="77777777" w:rsidR="001633EF" w:rsidRPr="008D02EE" w:rsidRDefault="001633EF" w:rsidP="001633EF">
      <w:pPr>
        <w:spacing w:after="0" w:line="360" w:lineRule="auto"/>
        <w:jc w:val="both"/>
        <w:rPr>
          <w:rFonts w:ascii="Times New Roman" w:eastAsia="Times New Roman" w:hAnsi="Times New Roman" w:cs="Times New Roman"/>
          <w:b/>
          <w:bCs/>
          <w:sz w:val="28"/>
          <w:szCs w:val="28"/>
          <w:rPrChange w:id="50" w:author="Eduardo Sakaue" w:date="2017-07-13T18:28:00Z">
            <w:rPr>
              <w:rFonts w:ascii="Times New Roman" w:eastAsia="Times New Roman" w:hAnsi="Times New Roman" w:cs="Times New Roman"/>
              <w:b/>
              <w:bCs/>
              <w:sz w:val="28"/>
              <w:szCs w:val="28"/>
              <w:lang w:val="en-US"/>
            </w:rPr>
          </w:rPrChange>
        </w:rPr>
      </w:pPr>
      <w:r w:rsidRPr="008D02EE">
        <w:rPr>
          <w:rFonts w:ascii="Times New Roman" w:eastAsia="Times New Roman" w:hAnsi="Times New Roman" w:cs="Times New Roman"/>
          <w:b/>
          <w:bCs/>
          <w:sz w:val="28"/>
          <w:szCs w:val="28"/>
          <w:rPrChange w:id="51" w:author="Eduardo Sakaue" w:date="2017-07-13T18:28:00Z">
            <w:rPr>
              <w:rFonts w:ascii="Times New Roman" w:eastAsia="Times New Roman" w:hAnsi="Times New Roman" w:cs="Times New Roman"/>
              <w:b/>
              <w:bCs/>
              <w:sz w:val="28"/>
              <w:szCs w:val="28"/>
              <w:lang w:val="en-US"/>
            </w:rPr>
          </w:rPrChange>
        </w:rPr>
        <w:t>Volume</w:t>
      </w:r>
    </w:p>
    <w:p w14:paraId="1244F06A" w14:textId="77777777" w:rsidR="001633EF" w:rsidRDefault="001633EF" w:rsidP="001633EF">
      <w:pPr>
        <w:spacing w:after="0" w:line="360" w:lineRule="auto"/>
        <w:jc w:val="both"/>
        <w:rPr>
          <w:rFonts w:ascii="Times New Roman" w:eastAsia="Times New Roman" w:hAnsi="Times New Roman" w:cs="Times New Roman"/>
          <w:bCs/>
          <w:sz w:val="28"/>
          <w:szCs w:val="28"/>
        </w:rPr>
      </w:pPr>
      <w:r w:rsidRPr="008D02EE">
        <w:rPr>
          <w:rFonts w:ascii="Times New Roman" w:eastAsia="Times New Roman" w:hAnsi="Times New Roman" w:cs="Times New Roman"/>
          <w:b/>
          <w:bCs/>
          <w:sz w:val="28"/>
          <w:szCs w:val="28"/>
          <w:rPrChange w:id="52" w:author="Eduardo Sakaue" w:date="2017-07-13T18:28:00Z">
            <w:rPr>
              <w:rFonts w:ascii="Times New Roman" w:eastAsia="Times New Roman" w:hAnsi="Times New Roman" w:cs="Times New Roman"/>
              <w:b/>
              <w:bCs/>
              <w:sz w:val="28"/>
              <w:szCs w:val="28"/>
              <w:lang w:val="en-US"/>
            </w:rPr>
          </w:rPrChange>
        </w:rPr>
        <w:tab/>
      </w:r>
      <w:r w:rsidR="00D10FB0" w:rsidRPr="00D10FB0">
        <w:rPr>
          <w:rFonts w:ascii="Times New Roman" w:eastAsia="Times New Roman" w:hAnsi="Times New Roman" w:cs="Times New Roman"/>
          <w:bCs/>
          <w:sz w:val="28"/>
          <w:szCs w:val="28"/>
        </w:rPr>
        <w:t>Um volume pode ser tanto um mapeamento de uma pasta loc</w:t>
      </w:r>
      <w:r w:rsidR="00D10FB0">
        <w:rPr>
          <w:rFonts w:ascii="Times New Roman" w:eastAsia="Times New Roman" w:hAnsi="Times New Roman" w:cs="Times New Roman"/>
          <w:bCs/>
          <w:sz w:val="28"/>
          <w:szCs w:val="28"/>
        </w:rPr>
        <w:t>al para um container, quanto um container de volume compartilhado entre outros containers.</w:t>
      </w:r>
    </w:p>
    <w:p w14:paraId="79C7D950" w14:textId="77777777" w:rsidR="00D10FB0" w:rsidRDefault="00D10FB0" w:rsidP="00D10FB0">
      <w:pPr>
        <w:spacing w:after="0" w:line="360"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lang w:eastAsia="pt-BR"/>
        </w:rPr>
        <w:drawing>
          <wp:inline distT="0" distB="0" distL="0" distR="0" wp14:anchorId="4426E714" wp14:editId="237BD005">
            <wp:extent cx="2524125" cy="2301634"/>
            <wp:effectExtent l="0" t="0" r="0" b="3810"/>
            <wp:docPr id="39" name="Picture 39" descr="Z:\home\sofware03\TG\TG-Mapskills\Imagens\docker\docker volu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home\sofware03\TG\TG-Mapskills\Imagens\docker\docker volume.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24125" cy="2301634"/>
                    </a:xfrm>
                    <a:prstGeom prst="rect">
                      <a:avLst/>
                    </a:prstGeom>
                    <a:noFill/>
                    <a:ln>
                      <a:noFill/>
                    </a:ln>
                  </pic:spPr>
                </pic:pic>
              </a:graphicData>
            </a:graphic>
          </wp:inline>
        </w:drawing>
      </w:r>
    </w:p>
    <w:p w14:paraId="02E8C4DB" w14:textId="77777777" w:rsidR="00D10FB0" w:rsidRDefault="00D10FB0" w:rsidP="00D10FB0">
      <w:pPr>
        <w:spacing w:after="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Foi criado um container de volume para mapeamento da base de dados mapskills, desta forma todos arquivos gerados pelo container mysql serao compartilhados no container, e caso o container venha a sair de operacao, todos os dados foram mantidos no volume.</w:t>
      </w:r>
    </w:p>
    <w:p w14:paraId="36D4C386" w14:textId="77777777" w:rsidR="00D10FB0" w:rsidRDefault="00D10FB0" w:rsidP="00D10FB0">
      <w:pPr>
        <w:spacing w:after="0" w:line="360" w:lineRule="auto"/>
        <w:rPr>
          <w:rFonts w:ascii="Times New Roman" w:eastAsia="Times New Roman" w:hAnsi="Times New Roman" w:cs="Times New Roman"/>
          <w:bCs/>
          <w:sz w:val="28"/>
          <w:szCs w:val="28"/>
        </w:rPr>
      </w:pPr>
    </w:p>
    <w:p w14:paraId="1B5DCDD7" w14:textId="77777777" w:rsidR="00D10FB0" w:rsidRPr="00D10FB0" w:rsidRDefault="00D10FB0" w:rsidP="00D10FB0">
      <w:pPr>
        <w:spacing w:after="0" w:line="360"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lang w:eastAsia="pt-BR"/>
        </w:rPr>
        <w:drawing>
          <wp:inline distT="0" distB="0" distL="0" distR="0" wp14:anchorId="5FE81CEA" wp14:editId="66AA39B0">
            <wp:extent cx="2247900" cy="533400"/>
            <wp:effectExtent l="0" t="0" r="0" b="0"/>
            <wp:docPr id="40" name="Picture 40" descr="Z:\home\sofware03\TG\TG-Mapskills\Imagens\docker compose\docker volu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home\sofware03\TG\TG-Mapskills\Imagens\docker compose\docker volume.png"/>
                    <pic:cNvPicPr>
                      <a:picLocks noChangeAspect="1" noChangeArrowheads="1"/>
                    </pic:cNvPicPr>
                  </pic:nvPicPr>
                  <pic:blipFill rotWithShape="1">
                    <a:blip r:embed="rId46">
                      <a:extLst>
                        <a:ext uri="{28A0092B-C50C-407E-A947-70E740481C1C}">
                          <a14:useLocalDpi xmlns:a14="http://schemas.microsoft.com/office/drawing/2010/main" val="0"/>
                        </a:ext>
                      </a:extLst>
                    </a:blip>
                    <a:srcRect t="15432" r="89757" b="80247"/>
                    <a:stretch/>
                  </pic:blipFill>
                  <pic:spPr bwMode="auto">
                    <a:xfrm>
                      <a:off x="0" y="0"/>
                      <a:ext cx="2249721" cy="533832"/>
                    </a:xfrm>
                    <a:prstGeom prst="rect">
                      <a:avLst/>
                    </a:prstGeom>
                    <a:noFill/>
                    <a:ln>
                      <a:noFill/>
                    </a:ln>
                    <a:extLst>
                      <a:ext uri="{53640926-AAD7-44D8-BBD7-CCE9431645EC}">
                        <a14:shadowObscured xmlns:a14="http://schemas.microsoft.com/office/drawing/2010/main"/>
                      </a:ext>
                    </a:extLst>
                  </pic:spPr>
                </pic:pic>
              </a:graphicData>
            </a:graphic>
          </wp:inline>
        </w:drawing>
      </w:r>
    </w:p>
    <w:p w14:paraId="78AE79A2" w14:textId="77777777" w:rsidR="001633EF" w:rsidRDefault="001633EF" w:rsidP="001633EF">
      <w:pPr>
        <w:spacing w:after="0" w:line="360" w:lineRule="auto"/>
      </w:pPr>
    </w:p>
    <w:p w14:paraId="587D3576" w14:textId="77777777" w:rsidR="001633EF" w:rsidRDefault="001633EF" w:rsidP="001633EF">
      <w:pPr>
        <w:spacing w:after="0" w:line="360" w:lineRule="auto"/>
      </w:pPr>
    </w:p>
    <w:p w14:paraId="5678C236" w14:textId="77777777" w:rsidR="00D10FB0" w:rsidRDefault="00D10FB0" w:rsidP="001633EF">
      <w:pPr>
        <w:spacing w:after="0" w:line="360" w:lineRule="auto"/>
      </w:pPr>
    </w:p>
    <w:p w14:paraId="71BF835B" w14:textId="77777777" w:rsidR="00D10FB0" w:rsidRDefault="00D10FB0" w:rsidP="001633EF">
      <w:pPr>
        <w:spacing w:after="0" w:line="360" w:lineRule="auto"/>
      </w:pPr>
    </w:p>
    <w:p w14:paraId="5B1F2FEB" w14:textId="77777777" w:rsidR="00D10FB0" w:rsidRDefault="00D10FB0" w:rsidP="001633EF">
      <w:pPr>
        <w:spacing w:after="0" w:line="360" w:lineRule="auto"/>
      </w:pPr>
    </w:p>
    <w:p w14:paraId="567E3FEF" w14:textId="77777777" w:rsidR="00D10FB0" w:rsidRDefault="00D10FB0" w:rsidP="001633EF">
      <w:pPr>
        <w:spacing w:after="0" w:line="360" w:lineRule="auto"/>
      </w:pPr>
    </w:p>
    <w:p w14:paraId="44678D70" w14:textId="77777777" w:rsidR="00200A81" w:rsidRPr="008D02EE" w:rsidRDefault="00573AFD">
      <w:pPr>
        <w:spacing w:after="0" w:line="360" w:lineRule="auto"/>
        <w:jc w:val="both"/>
        <w:rPr>
          <w:rFonts w:ascii="Times New Roman" w:eastAsia="Times New Roman" w:hAnsi="Times New Roman" w:cs="Times New Roman"/>
          <w:b/>
          <w:bCs/>
          <w:sz w:val="28"/>
          <w:szCs w:val="28"/>
          <w:rPrChange w:id="53" w:author="Eduardo Sakaue" w:date="2017-07-13T18:28:00Z">
            <w:rPr>
              <w:rFonts w:ascii="Times New Roman" w:eastAsia="Times New Roman" w:hAnsi="Times New Roman" w:cs="Times New Roman"/>
              <w:b/>
              <w:bCs/>
              <w:sz w:val="28"/>
              <w:szCs w:val="28"/>
              <w:lang w:val="en-US"/>
            </w:rPr>
          </w:rPrChange>
        </w:rPr>
      </w:pPr>
      <w:r w:rsidRPr="008D02EE">
        <w:rPr>
          <w:rFonts w:ascii="Times New Roman" w:eastAsia="Times New Roman" w:hAnsi="Times New Roman" w:cs="Times New Roman"/>
          <w:b/>
          <w:bCs/>
          <w:sz w:val="28"/>
          <w:szCs w:val="28"/>
          <w:rPrChange w:id="54" w:author="Eduardo Sakaue" w:date="2017-07-13T18:28:00Z">
            <w:rPr>
              <w:rFonts w:ascii="Times New Roman" w:eastAsia="Times New Roman" w:hAnsi="Times New Roman" w:cs="Times New Roman"/>
              <w:b/>
              <w:bCs/>
              <w:sz w:val="28"/>
              <w:szCs w:val="28"/>
              <w:lang w:val="en-US"/>
            </w:rPr>
          </w:rPrChange>
        </w:rPr>
        <w:lastRenderedPageBreak/>
        <w:t>Serviços</w:t>
      </w:r>
    </w:p>
    <w:p w14:paraId="53A9E4D1" w14:textId="77777777" w:rsidR="00200A81" w:rsidRDefault="00573AFD">
      <w:pPr>
        <w:spacing w:after="0" w:line="360" w:lineRule="auto"/>
        <w:ind w:firstLine="708"/>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Container Nexus</w:t>
      </w:r>
    </w:p>
    <w:p w14:paraId="37BC0BAE" w14:textId="77777777" w:rsidR="00200A81" w:rsidRDefault="00573AFD">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Este Container sera inicializado a partir da Imagem thiagolsfortunato/mapskills-nexus, sendo restartado toda vez que ocorrer algum problema no docker e com acesso remoto da aplicacao atraves da porta 8081, sendo mapeada para a porta 8081 localmente no host.</w:t>
      </w:r>
    </w:p>
    <w:p w14:paraId="4418DF50" w14:textId="77777777" w:rsidR="00200A81" w:rsidRDefault="00573AFD">
      <w:pPr>
        <w:spacing w:after="0" w:line="360" w:lineRule="auto"/>
        <w:ind w:firstLine="708"/>
        <w:jc w:val="both"/>
        <w:rPr>
          <w:rFonts w:ascii="Times New Roman" w:eastAsia="Times New Roman" w:hAnsi="Times New Roman" w:cs="Times New Roman"/>
          <w:b/>
          <w:bCs/>
          <w:sz w:val="28"/>
          <w:szCs w:val="28"/>
        </w:rPr>
      </w:pPr>
      <w:r>
        <w:rPr>
          <w:noProof/>
          <w:lang w:eastAsia="pt-BR"/>
        </w:rPr>
        <w:drawing>
          <wp:inline distT="0" distB="0" distL="0" distR="0" wp14:anchorId="2B73F85E" wp14:editId="1B0C096A">
            <wp:extent cx="4524375" cy="1231241"/>
            <wp:effectExtent l="0" t="0" r="0" b="0"/>
            <wp:docPr id="34" name="Picture" descr="Z:\home\sofware03\TG\TG-Mapskills\Imagens\docker compose\docker-com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Z:\home\sofware03\TG\TG-Mapskills\Imagens\docker compose\docker-compose.png"/>
                    <pic:cNvPicPr>
                      <a:picLocks noChangeAspect="1" noChangeArrowheads="1"/>
                    </pic:cNvPicPr>
                  </pic:nvPicPr>
                  <pic:blipFill>
                    <a:blip r:embed="rId44"/>
                    <a:srcRect t="18510" r="80426" b="78251"/>
                    <a:stretch>
                      <a:fillRect/>
                    </a:stretch>
                  </pic:blipFill>
                  <pic:spPr bwMode="auto">
                    <a:xfrm>
                      <a:off x="0" y="0"/>
                      <a:ext cx="4526305" cy="1231766"/>
                    </a:xfrm>
                    <a:prstGeom prst="rect">
                      <a:avLst/>
                    </a:prstGeom>
                    <a:noFill/>
                    <a:ln w="9525">
                      <a:noFill/>
                      <a:miter lim="800000"/>
                      <a:headEnd/>
                      <a:tailEnd/>
                    </a:ln>
                  </pic:spPr>
                </pic:pic>
              </a:graphicData>
            </a:graphic>
          </wp:inline>
        </w:drawing>
      </w:r>
      <w:r>
        <w:rPr>
          <w:rFonts w:ascii="Times New Roman" w:eastAsia="Times New Roman" w:hAnsi="Times New Roman" w:cs="Times New Roman"/>
          <w:b/>
          <w:bCs/>
          <w:sz w:val="28"/>
          <w:szCs w:val="28"/>
        </w:rPr>
        <w:tab/>
      </w:r>
    </w:p>
    <w:p w14:paraId="093BD662"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p>
    <w:p w14:paraId="579C2AAB" w14:textId="77777777" w:rsidR="000C6663" w:rsidRDefault="000C6663">
      <w:pPr>
        <w:spacing w:after="0" w:line="360" w:lineRule="auto"/>
        <w:jc w:val="both"/>
        <w:rPr>
          <w:rFonts w:ascii="Times New Roman" w:eastAsia="Times New Roman" w:hAnsi="Times New Roman" w:cs="Times New Roman"/>
          <w:bCs/>
          <w:sz w:val="28"/>
          <w:szCs w:val="28"/>
        </w:rPr>
      </w:pPr>
    </w:p>
    <w:p w14:paraId="1D1DBD63" w14:textId="77777777"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b/>
          <w:bCs/>
          <w:sz w:val="28"/>
          <w:szCs w:val="28"/>
        </w:rPr>
        <w:t>Container Tomcat Front End</w:t>
      </w:r>
    </w:p>
    <w:p w14:paraId="18F73B96"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 xml:space="preserve">Este Container sera inicializado a partir da Imagem thiagolsfortunato/mapskills-tomcat8:v1, sendo restartado toda vez que ocorrer algum problema no docker, foi criado um volume para que seja copiado o arquivo mapskills-web.war para o diretorio </w:t>
      </w:r>
      <w:r>
        <w:rPr>
          <w:rFonts w:ascii="Times New Roman" w:eastAsia="Times New Roman" w:hAnsi="Times New Roman" w:cs="Times New Roman"/>
          <w:bCs/>
          <w:i/>
          <w:sz w:val="28"/>
          <w:szCs w:val="28"/>
        </w:rPr>
        <w:t>/usr/local/tomcat/webapps/</w:t>
      </w:r>
      <w:r>
        <w:rPr>
          <w:rFonts w:ascii="Times New Roman" w:eastAsia="Times New Roman" w:hAnsi="Times New Roman" w:cs="Times New Roman"/>
          <w:bCs/>
          <w:sz w:val="28"/>
          <w:szCs w:val="28"/>
        </w:rPr>
        <w:t xml:space="preserve"> do container, realizando assim o deploy da aplicaçao. A porta configurada para acesso remoto deste da aplicaçao web foi a 80 e sendo mapeada internamente para a porta 8080.</w:t>
      </w:r>
    </w:p>
    <w:p w14:paraId="5FB59AF1" w14:textId="77777777" w:rsidR="00200A81" w:rsidRDefault="00200A81">
      <w:pPr>
        <w:spacing w:after="0" w:line="360" w:lineRule="auto"/>
        <w:jc w:val="both"/>
        <w:rPr>
          <w:rFonts w:ascii="Times New Roman" w:eastAsia="Times New Roman" w:hAnsi="Times New Roman" w:cs="Times New Roman"/>
          <w:bCs/>
          <w:sz w:val="28"/>
          <w:szCs w:val="28"/>
        </w:rPr>
      </w:pPr>
    </w:p>
    <w:p w14:paraId="55060B42" w14:textId="77777777" w:rsidR="00200A81" w:rsidRDefault="00573AFD">
      <w:pPr>
        <w:spacing w:after="0" w:line="360" w:lineRule="auto"/>
        <w:jc w:val="both"/>
      </w:pPr>
      <w:r>
        <w:rPr>
          <w:noProof/>
          <w:lang w:eastAsia="pt-BR"/>
        </w:rPr>
        <w:drawing>
          <wp:inline distT="0" distB="0" distL="0" distR="0" wp14:anchorId="37D1E420" wp14:editId="0A297772">
            <wp:extent cx="5105400" cy="924622"/>
            <wp:effectExtent l="0" t="0" r="0" b="0"/>
            <wp:docPr id="35" name="Picture" descr="Z:\home\sofware03\TG\TG-Mapskills\Imagens\docker compose\docker-com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Z:\home\sofware03\TG\TG-Mapskills\Imagens\docker compose\docker-compose.png"/>
                    <pic:cNvPicPr>
                      <a:picLocks noChangeAspect="1" noChangeArrowheads="1"/>
                    </pic:cNvPicPr>
                  </pic:nvPicPr>
                  <pic:blipFill>
                    <a:blip r:embed="rId44"/>
                    <a:srcRect t="29660" r="60366" b="62982"/>
                    <a:stretch>
                      <a:fillRect/>
                    </a:stretch>
                  </pic:blipFill>
                  <pic:spPr bwMode="auto">
                    <a:xfrm>
                      <a:off x="0" y="0"/>
                      <a:ext cx="5108255" cy="925139"/>
                    </a:xfrm>
                    <a:prstGeom prst="rect">
                      <a:avLst/>
                    </a:prstGeom>
                    <a:noFill/>
                    <a:ln w="9525">
                      <a:noFill/>
                      <a:miter lim="800000"/>
                      <a:headEnd/>
                      <a:tailEnd/>
                    </a:ln>
                  </pic:spPr>
                </pic:pic>
              </a:graphicData>
            </a:graphic>
          </wp:inline>
        </w:drawing>
      </w:r>
    </w:p>
    <w:p w14:paraId="63EAB88B"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xml:space="preserve"> </w:t>
      </w:r>
    </w:p>
    <w:p w14:paraId="3EB696F8" w14:textId="77777777" w:rsidR="000C6663" w:rsidRDefault="00573AFD">
      <w:pPr>
        <w:spacing w:after="0" w:line="360" w:lineRule="auto"/>
        <w:jc w:val="both"/>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ab/>
      </w:r>
    </w:p>
    <w:p w14:paraId="7DCA8633" w14:textId="77777777" w:rsidR="000C6663" w:rsidRDefault="000C6663">
      <w:pPr>
        <w:spacing w:after="0" w:line="360" w:lineRule="auto"/>
        <w:jc w:val="both"/>
        <w:rPr>
          <w:rFonts w:ascii="Times New Roman" w:eastAsia="Times New Roman" w:hAnsi="Times New Roman" w:cs="Times New Roman"/>
          <w:bCs/>
          <w:sz w:val="32"/>
          <w:szCs w:val="32"/>
        </w:rPr>
      </w:pPr>
    </w:p>
    <w:p w14:paraId="5D8B581F" w14:textId="77777777" w:rsidR="000C6663" w:rsidRDefault="000C6663">
      <w:pPr>
        <w:spacing w:after="0" w:line="360" w:lineRule="auto"/>
        <w:jc w:val="both"/>
        <w:rPr>
          <w:rFonts w:ascii="Times New Roman" w:eastAsia="Times New Roman" w:hAnsi="Times New Roman" w:cs="Times New Roman"/>
          <w:bCs/>
          <w:sz w:val="32"/>
          <w:szCs w:val="32"/>
        </w:rPr>
      </w:pPr>
    </w:p>
    <w:p w14:paraId="45C0985E" w14:textId="77777777" w:rsidR="00200A81" w:rsidRDefault="00573AFD" w:rsidP="000C6663">
      <w:pPr>
        <w:spacing w:after="0" w:line="360" w:lineRule="auto"/>
        <w:ind w:firstLine="708"/>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Containers Tomcat Back End</w:t>
      </w:r>
    </w:p>
    <w:p w14:paraId="08A238B3"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 xml:space="preserve">Este Container sera inicializado tambem a partir da Imagem thiagolsfortunato/mapskills-tomcat8:v1, configurado para ser restartado toda vez que o docker sair de operaçao. O deploy do arquivo mapskills.war acontece atravez do volume criado, onde o aquivo foi copiado do diretorio do localhost para o path </w:t>
      </w:r>
      <w:r>
        <w:rPr>
          <w:rFonts w:ascii="Times New Roman" w:eastAsia="Times New Roman" w:hAnsi="Times New Roman" w:cs="Times New Roman"/>
          <w:bCs/>
          <w:i/>
          <w:sz w:val="28"/>
          <w:szCs w:val="28"/>
        </w:rPr>
        <w:t>/usr/local/tomcat/webapps/</w:t>
      </w:r>
      <w:r>
        <w:rPr>
          <w:rFonts w:ascii="Times New Roman" w:eastAsia="Times New Roman" w:hAnsi="Times New Roman" w:cs="Times New Roman"/>
          <w:bCs/>
          <w:sz w:val="28"/>
          <w:szCs w:val="28"/>
        </w:rPr>
        <w:t xml:space="preserve"> do container. Nao foi mapeada nenhuma porta para este container, pois o Container Haproxy controlara todas requisicoes destinadas ao Container Tomcat Back End.</w:t>
      </w:r>
    </w:p>
    <w:p w14:paraId="5265E9BE"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t>Este container sera e escalado atraves do comando docker-compose scale back=&lt;qtd de containers&gt;. Desta forma o Container Haproxy ira controlar todas requisicoes realizando o Load Balance.</w:t>
      </w:r>
    </w:p>
    <w:p w14:paraId="2AC4F923" w14:textId="77777777" w:rsidR="00200A81" w:rsidRDefault="00200A81">
      <w:pPr>
        <w:spacing w:after="0" w:line="360" w:lineRule="auto"/>
        <w:jc w:val="both"/>
        <w:rPr>
          <w:rFonts w:ascii="Times New Roman" w:eastAsia="Times New Roman" w:hAnsi="Times New Roman" w:cs="Times New Roman"/>
          <w:bCs/>
          <w:sz w:val="28"/>
          <w:szCs w:val="28"/>
        </w:rPr>
      </w:pPr>
    </w:p>
    <w:p w14:paraId="619688C2" w14:textId="77777777" w:rsidR="00200A81" w:rsidRDefault="00573AFD">
      <w:pPr>
        <w:spacing w:after="0" w:line="360" w:lineRule="auto"/>
        <w:jc w:val="both"/>
      </w:pPr>
      <w:r>
        <w:rPr>
          <w:noProof/>
          <w:lang w:eastAsia="pt-BR"/>
        </w:rPr>
        <w:drawing>
          <wp:inline distT="0" distB="0" distL="0" distR="0" wp14:anchorId="73D7FF64" wp14:editId="406D9B43">
            <wp:extent cx="5651500" cy="847725"/>
            <wp:effectExtent l="0" t="0" r="0" b="0"/>
            <wp:docPr id="36" name="Picture" descr="Z:\home\sofware03\TG\TG-Mapskills\Imagens\docker compose\docker-com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Z:\home\sofware03\TG\TG-Mapskills\Imagens\docker compose\docker-compose.png"/>
                    <pic:cNvPicPr>
                      <a:picLocks noChangeAspect="1" noChangeArrowheads="1"/>
                    </pic:cNvPicPr>
                  </pic:nvPicPr>
                  <pic:blipFill>
                    <a:blip r:embed="rId44"/>
                    <a:srcRect t="44324" r="66737" b="52656"/>
                    <a:stretch>
                      <a:fillRect/>
                    </a:stretch>
                  </pic:blipFill>
                  <pic:spPr bwMode="auto">
                    <a:xfrm>
                      <a:off x="0" y="0"/>
                      <a:ext cx="5651500" cy="847725"/>
                    </a:xfrm>
                    <a:prstGeom prst="rect">
                      <a:avLst/>
                    </a:prstGeom>
                    <a:noFill/>
                    <a:ln w="9525">
                      <a:noFill/>
                      <a:miter lim="800000"/>
                      <a:headEnd/>
                      <a:tailEnd/>
                    </a:ln>
                  </pic:spPr>
                </pic:pic>
              </a:graphicData>
            </a:graphic>
          </wp:inline>
        </w:drawing>
      </w:r>
    </w:p>
    <w:p w14:paraId="67095A88" w14:textId="77777777" w:rsidR="000C6663"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b/>
      </w:r>
    </w:p>
    <w:p w14:paraId="6CE30E5C"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5DAAE265"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7FBC2A02"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70A48F73"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74203160"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121320CC"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02DDDB66"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14368EC1"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0C0F4C86"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41F762F5"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4A9C2646"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63751A07"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Container Mysql</w:t>
      </w:r>
    </w:p>
    <w:p w14:paraId="1E746D24" w14:textId="77777777" w:rsidR="000C6663" w:rsidRDefault="000C6663" w:rsidP="000C6663">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
          <w:bCs/>
          <w:sz w:val="32"/>
          <w:szCs w:val="32"/>
        </w:rPr>
        <w:tab/>
      </w:r>
      <w:r w:rsidRPr="000C6663">
        <w:rPr>
          <w:rFonts w:ascii="Times New Roman" w:eastAsia="Times New Roman" w:hAnsi="Times New Roman" w:cs="Times New Roman"/>
          <w:bCs/>
          <w:sz w:val="28"/>
          <w:szCs w:val="28"/>
        </w:rPr>
        <w:t>Es</w:t>
      </w:r>
      <w:r>
        <w:rPr>
          <w:rFonts w:ascii="Times New Roman" w:eastAsia="Times New Roman" w:hAnsi="Times New Roman" w:cs="Times New Roman"/>
          <w:bCs/>
          <w:sz w:val="28"/>
          <w:szCs w:val="28"/>
        </w:rPr>
        <w:t xml:space="preserve">te container provem da Imagem thiagolsfortunato/mapskills-mysql:v1, sendo restartado toda vez que sair de operaçao, e mepeada a pasta que ira conter todos arquivos .db do container mysql </w:t>
      </w:r>
      <w:r w:rsidRPr="000C6663">
        <w:rPr>
          <w:rFonts w:ascii="Times New Roman" w:eastAsia="Times New Roman" w:hAnsi="Times New Roman" w:cs="Times New Roman"/>
          <w:bCs/>
          <w:i/>
          <w:sz w:val="28"/>
          <w:szCs w:val="28"/>
        </w:rPr>
        <w:t>/var/lib/mysql/mapskills</w:t>
      </w:r>
      <w:r>
        <w:rPr>
          <w:rFonts w:ascii="Times New Roman" w:eastAsia="Times New Roman" w:hAnsi="Times New Roman" w:cs="Times New Roman"/>
          <w:bCs/>
          <w:i/>
          <w:sz w:val="28"/>
          <w:szCs w:val="28"/>
        </w:rPr>
        <w:t xml:space="preserve"> </w:t>
      </w:r>
      <w:r>
        <w:rPr>
          <w:rFonts w:ascii="Times New Roman" w:eastAsia="Times New Roman" w:hAnsi="Times New Roman" w:cs="Times New Roman"/>
          <w:bCs/>
          <w:sz w:val="28"/>
          <w:szCs w:val="28"/>
        </w:rPr>
        <w:t>para o container volume mapskills_data. As variaveis configuradas na criacao do container foram:</w:t>
      </w:r>
    </w:p>
    <w:p w14:paraId="738BB573" w14:textId="77777777" w:rsidR="000C6663" w:rsidRDefault="000C6663" w:rsidP="000C6663">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Senha do Usuario Root;</w:t>
      </w:r>
    </w:p>
    <w:p w14:paraId="51BCDF88" w14:textId="77777777" w:rsidR="000C6663" w:rsidRDefault="000C6663" w:rsidP="000C6663">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Criada uma Base dade dados chamada mapskills;</w:t>
      </w:r>
    </w:p>
    <w:p w14:paraId="55D84DD4" w14:textId="77777777" w:rsidR="000C6663" w:rsidRDefault="000C6663" w:rsidP="000C6663">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Criado um Usuario mapskills e configurada uma senha a ele.</w:t>
      </w:r>
    </w:p>
    <w:p w14:paraId="662EADA8" w14:textId="77777777" w:rsidR="000C6663" w:rsidRDefault="000C6663" w:rsidP="000C6663">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Por final, foi liberada a porta 3306 para acesso remoto, atrelada a 3306 de mapeamento interno do host.</w:t>
      </w:r>
    </w:p>
    <w:p w14:paraId="27C8F899" w14:textId="77777777" w:rsidR="000C6663" w:rsidRPr="000C6663" w:rsidRDefault="000C6663" w:rsidP="000C6663">
      <w:pPr>
        <w:spacing w:after="0" w:line="360" w:lineRule="auto"/>
        <w:ind w:firstLine="708"/>
        <w:jc w:val="both"/>
        <w:rPr>
          <w:rFonts w:ascii="Times New Roman" w:eastAsia="Times New Roman" w:hAnsi="Times New Roman" w:cs="Times New Roman"/>
          <w:bCs/>
          <w:sz w:val="28"/>
          <w:szCs w:val="28"/>
        </w:rPr>
      </w:pPr>
    </w:p>
    <w:p w14:paraId="63F5D501"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lang w:eastAsia="pt-BR"/>
        </w:rPr>
        <w:drawing>
          <wp:inline distT="0" distB="0" distL="0" distR="0" wp14:anchorId="47EA1D99" wp14:editId="7B7E62A0">
            <wp:extent cx="3838937" cy="1895475"/>
            <wp:effectExtent l="0" t="0" r="9525" b="0"/>
            <wp:docPr id="41" name="Picture 41" descr="Z:\home\sofware03\TG\TG-Mapskills\Imagens\docker compose\docker 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home\sofware03\TG\TG-Mapskills\Imagens\docker compose\docker mysql.png"/>
                    <pic:cNvPicPr>
                      <a:picLocks noChangeAspect="1" noChangeArrowheads="1"/>
                    </pic:cNvPicPr>
                  </pic:nvPicPr>
                  <pic:blipFill rotWithShape="1">
                    <a:blip r:embed="rId47">
                      <a:extLst>
                        <a:ext uri="{28A0092B-C50C-407E-A947-70E740481C1C}">
                          <a14:useLocalDpi xmlns:a14="http://schemas.microsoft.com/office/drawing/2010/main" val="0"/>
                        </a:ext>
                      </a:extLst>
                    </a:blip>
                    <a:srcRect t="29321" r="72222" b="46297"/>
                    <a:stretch/>
                  </pic:blipFill>
                  <pic:spPr bwMode="auto">
                    <a:xfrm>
                      <a:off x="0" y="0"/>
                      <a:ext cx="3842049" cy="1897012"/>
                    </a:xfrm>
                    <a:prstGeom prst="rect">
                      <a:avLst/>
                    </a:prstGeom>
                    <a:noFill/>
                    <a:ln>
                      <a:noFill/>
                    </a:ln>
                    <a:extLst>
                      <a:ext uri="{53640926-AAD7-44D8-BBD7-CCE9431645EC}">
                        <a14:shadowObscured xmlns:a14="http://schemas.microsoft.com/office/drawing/2010/main"/>
                      </a:ext>
                    </a:extLst>
                  </pic:spPr>
                </pic:pic>
              </a:graphicData>
            </a:graphic>
          </wp:inline>
        </w:drawing>
      </w:r>
    </w:p>
    <w:p w14:paraId="68F975E1"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452C35DE" w14:textId="77777777" w:rsidR="00200A81" w:rsidRDefault="00573AFD" w:rsidP="000C6663">
      <w:pPr>
        <w:spacing w:after="0" w:line="360" w:lineRule="auto"/>
        <w:ind w:firstLine="708"/>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Container Haproxy</w:t>
      </w:r>
    </w:p>
    <w:p w14:paraId="4C1B6C86"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 xml:space="preserve">Este container e proveniente da Imagem thiagolsfortunato/mapskills-haproxy:v1, sendo restartado toda vez que o docker sair de operacao. Configurada o usuario e senha para acesso a Pagina de Estatisticas do Haproxy, configurado um link entre o Container Haproxy, para que o aconteça o Load Balace no Container Tomcat Back End, criado um volume e compartilhado entre o container e o host o arquivo docker.sock. As portas definidas para acessar a aplicacao remotamente sao 8080:80 e 1936:1936, onde a porta 8080 sera responsavel por redirecionar todas </w:t>
      </w:r>
      <w:r>
        <w:rPr>
          <w:rFonts w:ascii="Times New Roman" w:eastAsia="Times New Roman" w:hAnsi="Times New Roman" w:cs="Times New Roman"/>
          <w:bCs/>
          <w:sz w:val="28"/>
          <w:szCs w:val="28"/>
        </w:rPr>
        <w:lastRenderedPageBreak/>
        <w:t>requisicoes que tiverem como destino os Containers Tomcat Back End e mapear internamente para a porta 80, acontecendo de forma parecida com a porta 1936 sendo acessada remotamente e redirecionada para a porta 1936 internamente.</w:t>
      </w:r>
    </w:p>
    <w:p w14:paraId="531F3994"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6FF0C7FE" w14:textId="77777777" w:rsidR="00200A81" w:rsidRDefault="00573AFD">
      <w:pPr>
        <w:spacing w:after="0" w:line="360" w:lineRule="auto"/>
        <w:jc w:val="center"/>
      </w:pPr>
      <w:r>
        <w:rPr>
          <w:noProof/>
          <w:lang w:eastAsia="pt-BR"/>
        </w:rPr>
        <w:drawing>
          <wp:inline distT="0" distB="0" distL="0" distR="0" wp14:anchorId="3A9A917B" wp14:editId="56CBF12D">
            <wp:extent cx="4943475" cy="2279015"/>
            <wp:effectExtent l="0" t="0" r="0" b="0"/>
            <wp:docPr id="37" name="Picture" descr="Z:\home\sofware03\TG\TG-Mapskills\Imagens\docker compose\docker-com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Z:\home\sofware03\TG\TG-Mapskills\Imagens\docker compose\docker-compose.png"/>
                    <pic:cNvPicPr>
                      <a:picLocks noChangeAspect="1" noChangeArrowheads="1"/>
                    </pic:cNvPicPr>
                  </pic:nvPicPr>
                  <pic:blipFill>
                    <a:blip r:embed="rId44"/>
                    <a:srcRect t="55658" r="76680" b="26657"/>
                    <a:stretch>
                      <a:fillRect/>
                    </a:stretch>
                  </pic:blipFill>
                  <pic:spPr bwMode="auto">
                    <a:xfrm>
                      <a:off x="0" y="0"/>
                      <a:ext cx="4943475" cy="2279015"/>
                    </a:xfrm>
                    <a:prstGeom prst="rect">
                      <a:avLst/>
                    </a:prstGeom>
                    <a:noFill/>
                    <a:ln w="9525">
                      <a:noFill/>
                      <a:miter lim="800000"/>
                      <a:headEnd/>
                      <a:tailEnd/>
                    </a:ln>
                  </pic:spPr>
                </pic:pic>
              </a:graphicData>
            </a:graphic>
          </wp:inline>
        </w:drawing>
      </w:r>
    </w:p>
    <w:p w14:paraId="03354454" w14:textId="77777777" w:rsidR="00200A81" w:rsidRDefault="00200A81">
      <w:pPr>
        <w:spacing w:after="0" w:line="360" w:lineRule="auto"/>
        <w:jc w:val="both"/>
        <w:rPr>
          <w:rFonts w:ascii="Times New Roman" w:eastAsia="Times New Roman" w:hAnsi="Times New Roman" w:cs="Times New Roman"/>
          <w:b/>
          <w:bCs/>
          <w:sz w:val="32"/>
          <w:szCs w:val="32"/>
        </w:rPr>
      </w:pPr>
    </w:p>
    <w:p w14:paraId="2D8AF11B" w14:textId="77777777"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Container Cadvisor</w:t>
      </w:r>
    </w:p>
    <w:p w14:paraId="46506131"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sidR="003A6117">
        <w:rPr>
          <w:rFonts w:ascii="Times New Roman" w:eastAsia="Times New Roman" w:hAnsi="Times New Roman" w:cs="Times New Roman"/>
          <w:bCs/>
          <w:sz w:val="28"/>
          <w:szCs w:val="28"/>
        </w:rPr>
        <w:t xml:space="preserve">Este container tem a finalidade de fornecer </w:t>
      </w:r>
      <w:r w:rsidR="00AF4E5D">
        <w:rPr>
          <w:rFonts w:ascii="Times New Roman" w:eastAsia="Times New Roman" w:hAnsi="Times New Roman" w:cs="Times New Roman"/>
          <w:bCs/>
          <w:sz w:val="28"/>
          <w:szCs w:val="28"/>
        </w:rPr>
        <w:t>dados</w:t>
      </w:r>
      <w:r w:rsidR="003A6117">
        <w:rPr>
          <w:rFonts w:ascii="Times New Roman" w:eastAsia="Times New Roman" w:hAnsi="Times New Roman" w:cs="Times New Roman"/>
          <w:bCs/>
          <w:sz w:val="28"/>
          <w:szCs w:val="28"/>
        </w:rPr>
        <w:t xml:space="preserve"> </w:t>
      </w:r>
      <w:r w:rsidR="00AF4E5D">
        <w:rPr>
          <w:rFonts w:ascii="Times New Roman" w:eastAsia="Times New Roman" w:hAnsi="Times New Roman" w:cs="Times New Roman"/>
          <w:bCs/>
          <w:sz w:val="28"/>
          <w:szCs w:val="28"/>
        </w:rPr>
        <w:t>metricos referente ao recursos de Memoria, Disco e Processador que estao sendo consumidos pelo</w:t>
      </w:r>
      <w:r w:rsidR="003A6117">
        <w:rPr>
          <w:rFonts w:ascii="Times New Roman" w:eastAsia="Times New Roman" w:hAnsi="Times New Roman" w:cs="Times New Roman"/>
          <w:bCs/>
          <w:sz w:val="28"/>
          <w:szCs w:val="28"/>
        </w:rPr>
        <w:t xml:space="preserve"> host e</w:t>
      </w:r>
      <w:r w:rsidR="00AF4E5D">
        <w:rPr>
          <w:rFonts w:ascii="Times New Roman" w:eastAsia="Times New Roman" w:hAnsi="Times New Roman" w:cs="Times New Roman"/>
          <w:bCs/>
          <w:sz w:val="28"/>
          <w:szCs w:val="28"/>
        </w:rPr>
        <w:t>/ou</w:t>
      </w:r>
      <w:r w:rsidR="003A6117">
        <w:rPr>
          <w:rFonts w:ascii="Times New Roman" w:eastAsia="Times New Roman" w:hAnsi="Times New Roman" w:cs="Times New Roman"/>
          <w:bCs/>
          <w:sz w:val="28"/>
          <w:szCs w:val="28"/>
        </w:rPr>
        <w:t xml:space="preserve"> container</w:t>
      </w:r>
      <w:r w:rsidR="00AF4E5D">
        <w:rPr>
          <w:rFonts w:ascii="Times New Roman" w:eastAsia="Times New Roman" w:hAnsi="Times New Roman" w:cs="Times New Roman"/>
          <w:bCs/>
          <w:sz w:val="28"/>
          <w:szCs w:val="28"/>
        </w:rPr>
        <w:t>.</w:t>
      </w:r>
    </w:p>
    <w:p w14:paraId="14AD711E" w14:textId="77777777" w:rsidR="00AF4E5D" w:rsidRDefault="00AF4E5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Cs/>
          <w:sz w:val="28"/>
          <w:szCs w:val="28"/>
        </w:rPr>
        <w:tab/>
        <w:t>Estes dados serao uteis para o monitoramento da aplicacao em producao..</w:t>
      </w:r>
    </w:p>
    <w:p w14:paraId="5CD936FB" w14:textId="77777777" w:rsidR="00200A81" w:rsidRDefault="00200A81">
      <w:pPr>
        <w:spacing w:after="0" w:line="360" w:lineRule="auto"/>
        <w:jc w:val="both"/>
        <w:rPr>
          <w:rFonts w:ascii="Times New Roman" w:eastAsia="Times New Roman" w:hAnsi="Times New Roman" w:cs="Times New Roman"/>
          <w:b/>
          <w:bCs/>
          <w:sz w:val="32"/>
          <w:szCs w:val="32"/>
        </w:rPr>
      </w:pPr>
    </w:p>
    <w:p w14:paraId="141F2609" w14:textId="77777777" w:rsidR="00200A81" w:rsidRDefault="00200A81">
      <w:pPr>
        <w:spacing w:after="0" w:line="360" w:lineRule="auto"/>
        <w:jc w:val="both"/>
        <w:rPr>
          <w:rFonts w:ascii="Times New Roman" w:eastAsia="Times New Roman" w:hAnsi="Times New Roman" w:cs="Times New Roman"/>
          <w:b/>
          <w:bCs/>
          <w:sz w:val="32"/>
          <w:szCs w:val="32"/>
        </w:rPr>
      </w:pPr>
    </w:p>
    <w:p w14:paraId="0A02DB80" w14:textId="77777777" w:rsidR="00200A81" w:rsidRDefault="00200A81">
      <w:pPr>
        <w:spacing w:after="0" w:line="360" w:lineRule="auto"/>
        <w:jc w:val="both"/>
        <w:rPr>
          <w:rFonts w:ascii="Times New Roman" w:eastAsia="Times New Roman" w:hAnsi="Times New Roman" w:cs="Times New Roman"/>
          <w:b/>
          <w:bCs/>
          <w:sz w:val="32"/>
          <w:szCs w:val="32"/>
        </w:rPr>
      </w:pPr>
    </w:p>
    <w:p w14:paraId="2AAB61C4" w14:textId="77777777" w:rsidR="00200A81" w:rsidRDefault="00200A81">
      <w:pPr>
        <w:spacing w:after="0" w:line="360" w:lineRule="auto"/>
        <w:jc w:val="both"/>
        <w:rPr>
          <w:rFonts w:ascii="Times New Roman" w:eastAsia="Times New Roman" w:hAnsi="Times New Roman" w:cs="Times New Roman"/>
          <w:b/>
          <w:bCs/>
          <w:sz w:val="32"/>
          <w:szCs w:val="32"/>
        </w:rPr>
      </w:pPr>
    </w:p>
    <w:p w14:paraId="0BD272C0" w14:textId="77777777" w:rsidR="00200A81" w:rsidRDefault="00200A81">
      <w:pPr>
        <w:spacing w:after="0" w:line="360" w:lineRule="auto"/>
        <w:jc w:val="both"/>
        <w:rPr>
          <w:rFonts w:ascii="Times New Roman" w:eastAsia="Times New Roman" w:hAnsi="Times New Roman" w:cs="Times New Roman"/>
          <w:b/>
          <w:bCs/>
          <w:sz w:val="32"/>
          <w:szCs w:val="32"/>
        </w:rPr>
      </w:pPr>
    </w:p>
    <w:p w14:paraId="2388DB5C" w14:textId="77777777" w:rsidR="00200A81" w:rsidRDefault="00200A81">
      <w:pPr>
        <w:spacing w:after="0" w:line="360" w:lineRule="auto"/>
        <w:jc w:val="both"/>
        <w:rPr>
          <w:rFonts w:ascii="Times New Roman" w:eastAsia="Times New Roman" w:hAnsi="Times New Roman" w:cs="Times New Roman"/>
          <w:b/>
          <w:bCs/>
          <w:sz w:val="32"/>
          <w:szCs w:val="32"/>
        </w:rPr>
      </w:pPr>
    </w:p>
    <w:p w14:paraId="54542752" w14:textId="77777777" w:rsidR="00200A81" w:rsidRDefault="00200A81">
      <w:pPr>
        <w:spacing w:after="0" w:line="360" w:lineRule="auto"/>
        <w:jc w:val="both"/>
        <w:rPr>
          <w:rFonts w:ascii="Times New Roman" w:eastAsia="Times New Roman" w:hAnsi="Times New Roman" w:cs="Times New Roman"/>
          <w:b/>
          <w:bCs/>
          <w:sz w:val="32"/>
          <w:szCs w:val="32"/>
        </w:rPr>
      </w:pPr>
    </w:p>
    <w:p w14:paraId="3B7558E5" w14:textId="77777777" w:rsidR="00200A81" w:rsidRDefault="00200A81">
      <w:pPr>
        <w:spacing w:after="0" w:line="360" w:lineRule="auto"/>
        <w:jc w:val="both"/>
        <w:rPr>
          <w:rFonts w:ascii="Times New Roman" w:eastAsia="Times New Roman" w:hAnsi="Times New Roman" w:cs="Times New Roman"/>
          <w:b/>
          <w:bCs/>
          <w:sz w:val="32"/>
          <w:szCs w:val="32"/>
        </w:rPr>
      </w:pPr>
    </w:p>
    <w:p w14:paraId="1FE01672"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Capitulo 4</w:t>
      </w:r>
    </w:p>
    <w:p w14:paraId="72C9D14D" w14:textId="77777777" w:rsidR="00200A81" w:rsidRDefault="00200A81">
      <w:pPr>
        <w:spacing w:after="0" w:line="360" w:lineRule="auto"/>
        <w:jc w:val="both"/>
        <w:rPr>
          <w:rFonts w:ascii="Times New Roman" w:eastAsia="Times New Roman" w:hAnsi="Times New Roman" w:cs="Times New Roman"/>
          <w:b/>
          <w:bCs/>
          <w:sz w:val="32"/>
          <w:szCs w:val="32"/>
        </w:rPr>
      </w:pPr>
    </w:p>
    <w:p w14:paraId="436F7886" w14:textId="77777777" w:rsidR="00200A81" w:rsidRDefault="00200A81">
      <w:pPr>
        <w:spacing w:after="0" w:line="360" w:lineRule="auto"/>
        <w:jc w:val="both"/>
        <w:rPr>
          <w:rFonts w:ascii="Times New Roman" w:eastAsia="Times New Roman" w:hAnsi="Times New Roman" w:cs="Times New Roman"/>
          <w:b/>
          <w:bCs/>
          <w:sz w:val="32"/>
          <w:szCs w:val="32"/>
        </w:rPr>
      </w:pPr>
    </w:p>
    <w:p w14:paraId="266F88C5" w14:textId="77777777" w:rsidR="00200A81" w:rsidRDefault="00200A81">
      <w:pPr>
        <w:spacing w:after="0" w:line="360" w:lineRule="auto"/>
        <w:jc w:val="both"/>
        <w:rPr>
          <w:rFonts w:ascii="Times New Roman" w:eastAsia="Times New Roman" w:hAnsi="Times New Roman" w:cs="Times New Roman"/>
          <w:b/>
          <w:bCs/>
          <w:sz w:val="32"/>
          <w:szCs w:val="32"/>
        </w:rPr>
      </w:pPr>
    </w:p>
    <w:p w14:paraId="1FDEAA1C" w14:textId="77777777" w:rsidR="00200A81" w:rsidRDefault="00200A81">
      <w:pPr>
        <w:spacing w:after="0" w:line="360" w:lineRule="auto"/>
        <w:jc w:val="both"/>
        <w:rPr>
          <w:rFonts w:ascii="Times New Roman" w:eastAsia="Times New Roman" w:hAnsi="Times New Roman" w:cs="Times New Roman"/>
          <w:b/>
          <w:bCs/>
          <w:sz w:val="32"/>
          <w:szCs w:val="32"/>
        </w:rPr>
      </w:pPr>
    </w:p>
    <w:p w14:paraId="3C30C505" w14:textId="77777777" w:rsidR="00200A81" w:rsidRDefault="00200A81">
      <w:pPr>
        <w:spacing w:after="0" w:line="360" w:lineRule="auto"/>
        <w:jc w:val="both"/>
        <w:rPr>
          <w:rFonts w:ascii="Times New Roman" w:eastAsia="Times New Roman" w:hAnsi="Times New Roman" w:cs="Times New Roman"/>
          <w:b/>
          <w:bCs/>
          <w:sz w:val="32"/>
          <w:szCs w:val="32"/>
        </w:rPr>
      </w:pPr>
    </w:p>
    <w:p w14:paraId="36032A48" w14:textId="77777777" w:rsidR="00200A81" w:rsidRDefault="00200A81">
      <w:pPr>
        <w:spacing w:after="0" w:line="360" w:lineRule="auto"/>
        <w:jc w:val="both"/>
        <w:rPr>
          <w:rFonts w:ascii="Times New Roman" w:eastAsia="Times New Roman" w:hAnsi="Times New Roman" w:cs="Times New Roman"/>
          <w:b/>
          <w:bCs/>
          <w:sz w:val="32"/>
          <w:szCs w:val="32"/>
        </w:rPr>
      </w:pPr>
    </w:p>
    <w:p w14:paraId="3279E15A" w14:textId="77777777" w:rsidR="00200A81" w:rsidRDefault="00200A81">
      <w:pPr>
        <w:spacing w:after="0" w:line="360" w:lineRule="auto"/>
        <w:jc w:val="both"/>
        <w:rPr>
          <w:rFonts w:ascii="Times New Roman" w:eastAsia="Times New Roman" w:hAnsi="Times New Roman" w:cs="Times New Roman"/>
          <w:b/>
          <w:bCs/>
          <w:sz w:val="32"/>
          <w:szCs w:val="32"/>
        </w:rPr>
      </w:pPr>
    </w:p>
    <w:p w14:paraId="08C70155" w14:textId="77777777" w:rsidR="00200A81" w:rsidRDefault="00200A81">
      <w:pPr>
        <w:spacing w:after="0" w:line="360" w:lineRule="auto"/>
        <w:jc w:val="both"/>
        <w:rPr>
          <w:rFonts w:ascii="Times New Roman" w:eastAsia="Times New Roman" w:hAnsi="Times New Roman" w:cs="Times New Roman"/>
          <w:b/>
          <w:bCs/>
          <w:sz w:val="32"/>
          <w:szCs w:val="32"/>
        </w:rPr>
      </w:pPr>
    </w:p>
    <w:p w14:paraId="558ABFDE" w14:textId="77777777" w:rsidR="00200A81" w:rsidRDefault="00200A81">
      <w:pPr>
        <w:spacing w:after="0" w:line="360" w:lineRule="auto"/>
        <w:jc w:val="both"/>
        <w:rPr>
          <w:rFonts w:ascii="Times New Roman" w:eastAsia="Times New Roman" w:hAnsi="Times New Roman" w:cs="Times New Roman"/>
          <w:b/>
          <w:bCs/>
          <w:sz w:val="32"/>
          <w:szCs w:val="32"/>
        </w:rPr>
      </w:pPr>
    </w:p>
    <w:p w14:paraId="46EF8502" w14:textId="77777777" w:rsidR="00200A81" w:rsidRDefault="00200A81">
      <w:pPr>
        <w:spacing w:after="0" w:line="360" w:lineRule="auto"/>
        <w:jc w:val="both"/>
        <w:rPr>
          <w:rFonts w:ascii="Times New Roman" w:eastAsia="Times New Roman" w:hAnsi="Times New Roman" w:cs="Times New Roman"/>
          <w:b/>
          <w:bCs/>
          <w:sz w:val="32"/>
          <w:szCs w:val="32"/>
        </w:rPr>
      </w:pPr>
    </w:p>
    <w:p w14:paraId="6DCE8400" w14:textId="77777777" w:rsidR="00200A81" w:rsidRDefault="00200A81">
      <w:pPr>
        <w:spacing w:after="0" w:line="360" w:lineRule="auto"/>
        <w:jc w:val="both"/>
        <w:rPr>
          <w:rFonts w:ascii="Times New Roman" w:eastAsia="Times New Roman" w:hAnsi="Times New Roman" w:cs="Times New Roman"/>
          <w:b/>
          <w:bCs/>
          <w:sz w:val="32"/>
          <w:szCs w:val="32"/>
        </w:rPr>
      </w:pPr>
    </w:p>
    <w:p w14:paraId="26AAF1E2" w14:textId="77777777" w:rsidR="00200A81" w:rsidRDefault="00200A81">
      <w:pPr>
        <w:spacing w:after="0" w:line="360" w:lineRule="auto"/>
        <w:jc w:val="both"/>
        <w:rPr>
          <w:rFonts w:ascii="Times New Roman" w:eastAsia="Times New Roman" w:hAnsi="Times New Roman" w:cs="Times New Roman"/>
          <w:b/>
          <w:bCs/>
          <w:sz w:val="32"/>
          <w:szCs w:val="32"/>
        </w:rPr>
      </w:pPr>
    </w:p>
    <w:p w14:paraId="070E2493" w14:textId="77777777" w:rsidR="00200A81" w:rsidRDefault="00200A81">
      <w:pPr>
        <w:spacing w:after="0" w:line="360" w:lineRule="auto"/>
        <w:jc w:val="both"/>
        <w:rPr>
          <w:rFonts w:ascii="Times New Roman" w:eastAsia="Times New Roman" w:hAnsi="Times New Roman" w:cs="Times New Roman"/>
          <w:b/>
          <w:bCs/>
          <w:sz w:val="32"/>
          <w:szCs w:val="32"/>
        </w:rPr>
      </w:pPr>
    </w:p>
    <w:p w14:paraId="449DDB17" w14:textId="77777777" w:rsidR="00200A81" w:rsidRDefault="00200A81">
      <w:pPr>
        <w:spacing w:after="0" w:line="360" w:lineRule="auto"/>
        <w:jc w:val="both"/>
        <w:rPr>
          <w:rFonts w:ascii="Times New Roman" w:eastAsia="Times New Roman" w:hAnsi="Times New Roman" w:cs="Times New Roman"/>
          <w:b/>
          <w:bCs/>
          <w:sz w:val="32"/>
          <w:szCs w:val="32"/>
        </w:rPr>
      </w:pPr>
    </w:p>
    <w:p w14:paraId="76EAEA54" w14:textId="77777777" w:rsidR="00200A81" w:rsidRDefault="00200A81">
      <w:pPr>
        <w:spacing w:after="0" w:line="360" w:lineRule="auto"/>
        <w:jc w:val="both"/>
        <w:rPr>
          <w:rFonts w:ascii="Times New Roman" w:eastAsia="Times New Roman" w:hAnsi="Times New Roman" w:cs="Times New Roman"/>
          <w:b/>
          <w:bCs/>
          <w:sz w:val="32"/>
          <w:szCs w:val="32"/>
        </w:rPr>
      </w:pPr>
    </w:p>
    <w:p w14:paraId="2D2C84B7" w14:textId="77777777" w:rsidR="00200A81" w:rsidRDefault="00200A81">
      <w:pPr>
        <w:spacing w:after="0" w:line="360" w:lineRule="auto"/>
        <w:jc w:val="both"/>
        <w:rPr>
          <w:rFonts w:ascii="Times New Roman" w:eastAsia="Times New Roman" w:hAnsi="Times New Roman" w:cs="Times New Roman"/>
          <w:b/>
          <w:bCs/>
          <w:sz w:val="32"/>
          <w:szCs w:val="32"/>
        </w:rPr>
      </w:pPr>
    </w:p>
    <w:p w14:paraId="1FEC1F0C" w14:textId="77777777" w:rsidR="00200A81" w:rsidRDefault="00200A81">
      <w:pPr>
        <w:spacing w:after="0" w:line="360" w:lineRule="auto"/>
        <w:jc w:val="both"/>
        <w:rPr>
          <w:rFonts w:ascii="Times New Roman" w:eastAsia="Times New Roman" w:hAnsi="Times New Roman" w:cs="Times New Roman"/>
          <w:b/>
          <w:bCs/>
          <w:sz w:val="32"/>
          <w:szCs w:val="32"/>
        </w:rPr>
      </w:pPr>
    </w:p>
    <w:p w14:paraId="406FDC89" w14:textId="77777777" w:rsidR="00200A81" w:rsidRDefault="00200A81">
      <w:pPr>
        <w:spacing w:after="0" w:line="360" w:lineRule="auto"/>
        <w:jc w:val="both"/>
        <w:rPr>
          <w:rFonts w:ascii="Times New Roman" w:eastAsia="Times New Roman" w:hAnsi="Times New Roman" w:cs="Times New Roman"/>
          <w:b/>
          <w:bCs/>
          <w:sz w:val="32"/>
          <w:szCs w:val="32"/>
        </w:rPr>
      </w:pPr>
    </w:p>
    <w:p w14:paraId="1E6C510F" w14:textId="77777777" w:rsidR="00200A81" w:rsidRDefault="00200A81">
      <w:pPr>
        <w:spacing w:after="0" w:line="360" w:lineRule="auto"/>
        <w:jc w:val="both"/>
        <w:rPr>
          <w:rFonts w:ascii="Times New Roman" w:eastAsia="Times New Roman" w:hAnsi="Times New Roman" w:cs="Times New Roman"/>
          <w:b/>
          <w:bCs/>
          <w:sz w:val="32"/>
          <w:szCs w:val="32"/>
        </w:rPr>
      </w:pPr>
    </w:p>
    <w:p w14:paraId="3C6E6565" w14:textId="77777777" w:rsidR="00200A81" w:rsidRDefault="00200A81">
      <w:pPr>
        <w:spacing w:after="0" w:line="360" w:lineRule="auto"/>
        <w:jc w:val="both"/>
        <w:rPr>
          <w:rFonts w:ascii="Times New Roman" w:eastAsia="Times New Roman" w:hAnsi="Times New Roman" w:cs="Times New Roman"/>
          <w:b/>
          <w:bCs/>
          <w:sz w:val="32"/>
          <w:szCs w:val="32"/>
        </w:rPr>
      </w:pPr>
    </w:p>
    <w:p w14:paraId="7234AF53" w14:textId="77777777" w:rsidR="00200A81" w:rsidRDefault="00200A81">
      <w:pPr>
        <w:spacing w:after="0" w:line="360" w:lineRule="auto"/>
        <w:jc w:val="both"/>
        <w:rPr>
          <w:rFonts w:ascii="Times New Roman" w:eastAsia="Times New Roman" w:hAnsi="Times New Roman" w:cs="Times New Roman"/>
          <w:b/>
          <w:bCs/>
          <w:sz w:val="32"/>
          <w:szCs w:val="32"/>
        </w:rPr>
      </w:pPr>
    </w:p>
    <w:p w14:paraId="6A3708F9" w14:textId="77777777" w:rsidR="00200A81" w:rsidRDefault="00200A81">
      <w:pPr>
        <w:spacing w:after="0" w:line="360" w:lineRule="auto"/>
        <w:jc w:val="both"/>
        <w:rPr>
          <w:rFonts w:ascii="Times New Roman" w:eastAsia="Times New Roman" w:hAnsi="Times New Roman" w:cs="Times New Roman"/>
          <w:b/>
          <w:bCs/>
          <w:sz w:val="32"/>
          <w:szCs w:val="32"/>
        </w:rPr>
      </w:pPr>
    </w:p>
    <w:p w14:paraId="5C60222E" w14:textId="77777777" w:rsidR="00200A81" w:rsidRDefault="00200A81">
      <w:pPr>
        <w:spacing w:after="0" w:line="360" w:lineRule="auto"/>
        <w:jc w:val="both"/>
        <w:rPr>
          <w:rFonts w:ascii="Times New Roman" w:eastAsia="Times New Roman" w:hAnsi="Times New Roman" w:cs="Times New Roman"/>
          <w:b/>
          <w:bCs/>
          <w:sz w:val="32"/>
          <w:szCs w:val="32"/>
        </w:rPr>
      </w:pPr>
    </w:p>
    <w:p w14:paraId="6F0C23DD" w14:textId="77777777" w:rsidR="00200A81" w:rsidRDefault="00200A81">
      <w:pPr>
        <w:spacing w:after="0" w:line="360" w:lineRule="auto"/>
        <w:jc w:val="both"/>
        <w:rPr>
          <w:rFonts w:ascii="Times New Roman" w:eastAsia="Times New Roman" w:hAnsi="Times New Roman" w:cs="Times New Roman"/>
          <w:b/>
          <w:bCs/>
          <w:sz w:val="32"/>
          <w:szCs w:val="32"/>
        </w:rPr>
      </w:pPr>
    </w:p>
    <w:p w14:paraId="3FC8B75E" w14:textId="77777777"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Referências</w:t>
      </w:r>
    </w:p>
    <w:p w14:paraId="122F6226" w14:textId="77777777" w:rsidR="00200A81" w:rsidRDefault="00200A81">
      <w:pPr>
        <w:spacing w:after="0" w:line="360" w:lineRule="auto"/>
        <w:ind w:firstLine="708"/>
        <w:jc w:val="both"/>
        <w:rPr>
          <w:rFonts w:ascii="Times New Roman" w:hAnsi="Times New Roman" w:cs="Times New Roman"/>
          <w:sz w:val="24"/>
          <w:szCs w:val="24"/>
        </w:rPr>
      </w:pPr>
    </w:p>
    <w:p w14:paraId="3ED50CD8" w14:textId="77777777" w:rsidR="00200A81" w:rsidRPr="008D02EE" w:rsidRDefault="00573AFD">
      <w:pPr>
        <w:spacing w:after="0" w:line="360" w:lineRule="auto"/>
        <w:ind w:firstLine="708"/>
        <w:jc w:val="both"/>
        <w:rPr>
          <w:rFonts w:ascii="Times New Roman" w:eastAsia="Times New Roman" w:hAnsi="Times New Roman" w:cs="Times New Roman"/>
          <w:sz w:val="24"/>
          <w:szCs w:val="24"/>
          <w:rPrChange w:id="55" w:author="Eduardo Sakaue" w:date="2017-07-13T18:28:00Z">
            <w:rPr>
              <w:rFonts w:ascii="Times New Roman" w:eastAsia="Times New Roman" w:hAnsi="Times New Roman" w:cs="Times New Roman"/>
              <w:sz w:val="24"/>
              <w:szCs w:val="24"/>
              <w:lang w:val="en-US"/>
            </w:rPr>
          </w:rPrChange>
        </w:rPr>
      </w:pPr>
      <w:r>
        <w:rPr>
          <w:rFonts w:ascii="Times New Roman" w:eastAsia="Times New Roman" w:hAnsi="Times New Roman" w:cs="Times New Roman"/>
          <w:sz w:val="24"/>
          <w:szCs w:val="24"/>
        </w:rPr>
        <w:t xml:space="preserve">Lyman,Jay.  </w:t>
      </w:r>
      <w:r w:rsidRPr="008D02EE">
        <w:rPr>
          <w:rFonts w:ascii="Times New Roman" w:eastAsia="Times New Roman" w:hAnsi="Times New Roman" w:cs="Times New Roman"/>
          <w:sz w:val="24"/>
          <w:szCs w:val="24"/>
          <w:rPrChange w:id="56" w:author="Eduardo Sakaue" w:date="2017-07-13T18:28:00Z">
            <w:rPr>
              <w:rFonts w:ascii="Times New Roman" w:eastAsia="Times New Roman" w:hAnsi="Times New Roman" w:cs="Times New Roman"/>
              <w:sz w:val="24"/>
              <w:szCs w:val="24"/>
              <w:lang w:val="en-US"/>
            </w:rPr>
          </w:rPrChange>
        </w:rPr>
        <w:t>https://blogs.the451group.com/opensource/2010/03/03/devops-mixing-dev-ops-agile-cloud-open-source-and-business/ 451 CAOS Theory.</w:t>
      </w:r>
    </w:p>
    <w:p w14:paraId="0E5A876C" w14:textId="77777777" w:rsidR="00200A81" w:rsidRDefault="00573AFD">
      <w:pPr>
        <w:spacing w:after="0" w:line="360" w:lineRule="auto"/>
        <w:jc w:val="both"/>
        <w:rPr>
          <w:rFonts w:ascii="Times New Roman" w:eastAsia="Times New Roman" w:hAnsi="Times New Roman" w:cs="Times New Roman"/>
          <w:sz w:val="24"/>
          <w:szCs w:val="24"/>
        </w:rPr>
      </w:pPr>
      <w:r w:rsidRPr="003A6117">
        <w:rPr>
          <w:rFonts w:ascii="Times New Roman" w:hAnsi="Times New Roman" w:cs="Times New Roman"/>
          <w:sz w:val="24"/>
          <w:szCs w:val="24"/>
        </w:rPr>
        <w:br/>
      </w:r>
      <w:r w:rsidRPr="003A6117">
        <w:rPr>
          <w:rFonts w:ascii="Times New Roman" w:eastAsia="Times New Roman" w:hAnsi="Times New Roman" w:cs="Times New Roman"/>
          <w:sz w:val="24"/>
          <w:szCs w:val="24"/>
        </w:rPr>
        <w:t> </w:t>
      </w:r>
      <w:r w:rsidRPr="003A6117">
        <w:rPr>
          <w:rFonts w:ascii="Times New Roman" w:hAnsi="Times New Roman" w:cs="Times New Roman"/>
          <w:sz w:val="24"/>
          <w:szCs w:val="24"/>
        </w:rPr>
        <w:tab/>
      </w:r>
      <w:r>
        <w:rPr>
          <w:rFonts w:ascii="Times New Roman" w:eastAsia="Times New Roman" w:hAnsi="Times New Roman" w:cs="Times New Roman"/>
          <w:sz w:val="24"/>
          <w:szCs w:val="24"/>
        </w:rPr>
        <w:t xml:space="preserve">Nasrat, Paul. </w:t>
      </w:r>
      <w:r w:rsidR="00AF2BDE">
        <w:fldChar w:fldCharType="begin"/>
      </w:r>
      <w:r w:rsidR="00AF2BDE">
        <w:instrText xml:space="preserve"> HYPERLINK "https://www.infoq.com/presentations/agile-infrastructure.%20InfoQ.%2005%20March 2010" \h </w:instrText>
      </w:r>
      <w:r w:rsidR="00AF2BDE">
        <w:fldChar w:fldCharType="separate"/>
      </w:r>
      <w:r>
        <w:rPr>
          <w:rStyle w:val="LinkdaInternet"/>
          <w:rFonts w:ascii="Times New Roman" w:eastAsia="Times New Roman" w:hAnsi="Times New Roman" w:cs="Times New Roman"/>
          <w:sz w:val="24"/>
          <w:szCs w:val="24"/>
        </w:rPr>
        <w:t>https://www.infoq.com/presentations/agile-infrastructure. InfoQ. 05 March 2010</w:t>
      </w:r>
      <w:r w:rsidR="00AF2BDE">
        <w:rPr>
          <w:rStyle w:val="LinkdaInternet"/>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420A029E" w14:textId="77777777" w:rsidR="00200A81" w:rsidRDefault="00573AF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14:paraId="15132CB6" w14:textId="77777777" w:rsidR="00200A81" w:rsidRDefault="00573AF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http://www.devmedia.com.br/gestao-de-projetos-e-integracao-continua-com-devops/34180</w:t>
      </w:r>
    </w:p>
    <w:p w14:paraId="1BA6F645" w14:textId="77777777" w:rsidR="00200A81" w:rsidRDefault="00200A81">
      <w:pPr>
        <w:spacing w:after="0" w:line="360" w:lineRule="auto"/>
        <w:ind w:firstLine="708"/>
        <w:jc w:val="both"/>
        <w:rPr>
          <w:rFonts w:ascii="Times New Roman" w:hAnsi="Times New Roman" w:cs="Times New Roman"/>
          <w:sz w:val="24"/>
          <w:szCs w:val="24"/>
        </w:rPr>
      </w:pPr>
    </w:p>
    <w:p w14:paraId="6F4278B9" w14:textId="77777777" w:rsidR="00200A81" w:rsidRDefault="00573AF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http://www.ibm.com/developerworks/br/rational/library/defining-deployment-deliverable-devops/</w:t>
      </w:r>
    </w:p>
    <w:p w14:paraId="641E523B" w14:textId="77777777" w:rsidR="00200A81" w:rsidRDefault="00200A81">
      <w:pPr>
        <w:spacing w:after="0" w:line="360" w:lineRule="auto"/>
        <w:ind w:firstLine="708"/>
        <w:jc w:val="both"/>
        <w:rPr>
          <w:rFonts w:ascii="Times New Roman" w:hAnsi="Times New Roman" w:cs="Times New Roman"/>
          <w:sz w:val="24"/>
          <w:szCs w:val="24"/>
        </w:rPr>
      </w:pPr>
    </w:p>
    <w:p w14:paraId="7A45998A" w14:textId="77777777" w:rsidR="00200A81" w:rsidRDefault="00573AFD">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http://blog.justdigital.com.br/devops-qual-a-diferencas-entre-continuous-delivery-continuous-integration-e-continuous-deployment/</w:t>
      </w:r>
    </w:p>
    <w:p w14:paraId="5B2049DA" w14:textId="77777777" w:rsidR="00200A81" w:rsidRDefault="00200A81">
      <w:pPr>
        <w:spacing w:after="0" w:line="360" w:lineRule="auto"/>
        <w:ind w:firstLine="708"/>
        <w:jc w:val="both"/>
        <w:rPr>
          <w:rFonts w:ascii="Times New Roman" w:hAnsi="Times New Roman" w:cs="Times New Roman"/>
          <w:sz w:val="24"/>
          <w:szCs w:val="24"/>
        </w:rPr>
      </w:pPr>
    </w:p>
    <w:p w14:paraId="00BE20D1" w14:textId="77777777" w:rsidR="00200A81" w:rsidRDefault="007D0B78">
      <w:pPr>
        <w:spacing w:after="0" w:line="360" w:lineRule="auto"/>
        <w:ind w:firstLine="708"/>
        <w:jc w:val="both"/>
        <w:rPr>
          <w:rStyle w:val="LinkdaInternet"/>
          <w:rFonts w:ascii="Times New Roman" w:hAnsi="Times New Roman" w:cs="Times New Roman"/>
          <w:sz w:val="24"/>
          <w:szCs w:val="24"/>
        </w:rPr>
      </w:pPr>
      <w:hyperlink r:id="rId48">
        <w:r w:rsidR="00573AFD">
          <w:rPr>
            <w:rStyle w:val="LinkdaInternet"/>
            <w:rFonts w:ascii="Times New Roman" w:hAnsi="Times New Roman" w:cs="Times New Roman"/>
            <w:sz w:val="24"/>
            <w:szCs w:val="24"/>
          </w:rPr>
          <w:t>http://www.infowester.com/cloudcomputing.php</w:t>
        </w:r>
      </w:hyperlink>
    </w:p>
    <w:p w14:paraId="18FDA5A1" w14:textId="77777777" w:rsidR="00200A81" w:rsidRDefault="00200A81">
      <w:pPr>
        <w:spacing w:after="0" w:line="360" w:lineRule="auto"/>
        <w:ind w:firstLine="708"/>
        <w:jc w:val="both"/>
        <w:rPr>
          <w:rFonts w:ascii="Times New Roman" w:hAnsi="Times New Roman" w:cs="Times New Roman"/>
          <w:sz w:val="24"/>
          <w:szCs w:val="24"/>
        </w:rPr>
      </w:pPr>
    </w:p>
    <w:p w14:paraId="55C7D1B4" w14:textId="77777777" w:rsidR="00200A81" w:rsidRDefault="00573AFD">
      <w:pPr>
        <w:spacing w:after="0" w:line="360" w:lineRule="auto"/>
        <w:ind w:firstLine="708"/>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Catteddu</w:t>
      </w:r>
      <w:proofErr w:type="spellEnd"/>
      <w:r>
        <w:rPr>
          <w:rFonts w:ascii="Times New Roman" w:eastAsia="Times New Roman" w:hAnsi="Times New Roman" w:cs="Times New Roman"/>
          <w:sz w:val="24"/>
          <w:szCs w:val="24"/>
          <w:lang w:val="en-US"/>
        </w:rPr>
        <w:t>, Daniele. "Cloud Computing: benefits, risks and recommendations for information security." Web Application Security. Springer Berlin Heidelberg, 2010. 17-17.</w:t>
      </w:r>
    </w:p>
    <w:p w14:paraId="6DC4BEEA" w14:textId="77777777" w:rsidR="00200A81" w:rsidRDefault="00200A81">
      <w:pPr>
        <w:spacing w:after="0" w:line="360" w:lineRule="auto"/>
        <w:ind w:firstLine="708"/>
        <w:jc w:val="both"/>
        <w:rPr>
          <w:rFonts w:ascii="Times New Roman" w:hAnsi="Times New Roman" w:cs="Times New Roman"/>
          <w:sz w:val="24"/>
          <w:szCs w:val="24"/>
          <w:lang w:val="en-US"/>
        </w:rPr>
      </w:pPr>
    </w:p>
    <w:p w14:paraId="2FDD1B55" w14:textId="77777777" w:rsidR="00200A81" w:rsidRDefault="00573AFD">
      <w:pPr>
        <w:spacing w:after="0" w:line="360" w:lineRule="auto"/>
        <w:ind w:firstLine="708"/>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Humble, Jez, and David Farley. Continuous delivery: reliable software releases through build, test, and deployment automation. Pearson Education, 2010.</w:t>
      </w:r>
    </w:p>
    <w:p w14:paraId="506E5D53" w14:textId="77777777" w:rsidR="00200A81" w:rsidRDefault="00200A81">
      <w:pPr>
        <w:spacing w:after="0" w:line="360" w:lineRule="auto"/>
        <w:ind w:firstLine="708"/>
        <w:jc w:val="both"/>
        <w:rPr>
          <w:rFonts w:ascii="Times New Roman" w:hAnsi="Times New Roman" w:cs="Times New Roman"/>
          <w:sz w:val="24"/>
          <w:szCs w:val="24"/>
          <w:lang w:val="en-US"/>
        </w:rPr>
      </w:pPr>
    </w:p>
    <w:p w14:paraId="34FF2400" w14:textId="77777777" w:rsidR="00200A81" w:rsidRDefault="00573AFD">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http://www.dell.com/learn/br/pt/brbsdt1/sb360/what-is-a-server</w:t>
      </w:r>
    </w:p>
    <w:sectPr w:rsidR="00200A81">
      <w:headerReference w:type="default" r:id="rId49"/>
      <w:pgSz w:w="11906" w:h="16838"/>
      <w:pgMar w:top="1418" w:right="1558" w:bottom="1418" w:left="1701" w:header="709" w:footer="0" w:gutter="0"/>
      <w:cols w:space="720"/>
      <w:formProt w:val="0"/>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Eduardo Sakaue" w:date="2017-07-13T18:28:00Z" w:initials="ES">
    <w:p w14:paraId="7A095CA6" w14:textId="77777777" w:rsidR="008D02EE" w:rsidRDefault="008D02EE">
      <w:pPr>
        <w:pStyle w:val="CommentText"/>
      </w:pPr>
      <w:r>
        <w:rPr>
          <w:rStyle w:val="CommentReference"/>
        </w:rPr>
        <w:annotationRef/>
      </w:r>
      <w:r>
        <w:t>Adequar ao Projeto Permanência e Desenvolvimento de Talentos Profissionais</w:t>
      </w:r>
    </w:p>
  </w:comment>
  <w:comment w:id="1" w:author="Eduardo Sakaue" w:date="2017-07-13T18:31:00Z" w:initials="ES">
    <w:p w14:paraId="2B4B0F0C" w14:textId="77777777" w:rsidR="009479FF" w:rsidRDefault="009479FF" w:rsidP="009479FF">
      <w:pPr>
        <w:pStyle w:val="CommentText"/>
      </w:pPr>
      <w:r>
        <w:rPr>
          <w:rStyle w:val="CommentReference"/>
        </w:rPr>
        <w:annotationRef/>
      </w:r>
      <w:r>
        <w:t>Dentro do projeto existem etapas que orientam o aluno a refletir e planejar o futuro profissional</w:t>
      </w:r>
    </w:p>
    <w:p w14:paraId="798D0EC8" w14:textId="77777777" w:rsidR="009479FF" w:rsidRDefault="009479FF" w:rsidP="009479FF">
      <w:pPr>
        <w:pStyle w:val="CommentText"/>
      </w:pPr>
    </w:p>
    <w:p w14:paraId="337CFD2D" w14:textId="77777777" w:rsidR="009479FF" w:rsidRDefault="009479FF" w:rsidP="009479FF">
      <w:pPr>
        <w:pStyle w:val="CommentText"/>
      </w:pPr>
      <w:r>
        <w:t>Uma das etapas é o mapeamento de competências. Nesta etapa foi desenvolvido uma plataforma.. para avaliações em formato de jogos....</w:t>
      </w:r>
    </w:p>
    <w:p w14:paraId="5D097E30" w14:textId="77777777" w:rsidR="009479FF" w:rsidRDefault="009479FF" w:rsidP="009479FF">
      <w:pPr>
        <w:pStyle w:val="CommentText"/>
      </w:pPr>
    </w:p>
    <w:p w14:paraId="503AE548" w14:textId="77777777" w:rsidR="009479FF" w:rsidRDefault="009479FF" w:rsidP="009479FF">
      <w:pPr>
        <w:pStyle w:val="CommentText"/>
      </w:pPr>
      <w:r>
        <w:t>Para suportar esta plataforma é necessário... (seu problema!)</w:t>
      </w:r>
    </w:p>
    <w:p w14:paraId="7E7ADFEE" w14:textId="77777777" w:rsidR="009479FF" w:rsidRDefault="009479FF" w:rsidP="009479FF">
      <w:pPr>
        <w:pStyle w:val="CommentText"/>
      </w:pPr>
    </w:p>
    <w:p w14:paraId="4AEDB96D" w14:textId="77777777" w:rsidR="009479FF" w:rsidRDefault="009479FF" w:rsidP="009479FF">
      <w:pPr>
        <w:pStyle w:val="CommentText"/>
      </w:pPr>
      <w:r>
        <w:t>Precisa de uma infra adequada ao formato que foi desenvolvido</w:t>
      </w:r>
    </w:p>
  </w:comment>
  <w:comment w:id="2" w:author="Eduardo Sakaue" w:date="2017-07-13T18:41:00Z" w:initials="ES">
    <w:p w14:paraId="6A2C7E08" w14:textId="77777777" w:rsidR="00CC4E95" w:rsidRDefault="00CC4E95">
      <w:pPr>
        <w:pStyle w:val="CommentText"/>
      </w:pPr>
      <w:r>
        <w:rPr>
          <w:rStyle w:val="CommentReference"/>
        </w:rPr>
        <w:annotationRef/>
      </w:r>
      <w:r>
        <w:t>Colocar os objetivos</w:t>
      </w:r>
    </w:p>
    <w:p w14:paraId="47EBF86F" w14:textId="77777777" w:rsidR="00CC4E95" w:rsidRDefault="00CC4E95">
      <w:pPr>
        <w:pStyle w:val="CommentText"/>
      </w:pPr>
    </w:p>
    <w:p w14:paraId="42A69A02" w14:textId="77777777" w:rsidR="00CC4E95" w:rsidRDefault="00CC4E95">
      <w:pPr>
        <w:pStyle w:val="CommentText"/>
      </w:pPr>
      <w:r>
        <w:t>1 paragráfo</w:t>
      </w:r>
    </w:p>
    <w:p w14:paraId="0C6F16D9" w14:textId="77777777" w:rsidR="00CC4E95" w:rsidRDefault="00CC4E95">
      <w:pPr>
        <w:pStyle w:val="CommentText"/>
      </w:pPr>
      <w:r>
        <w:t>Automático</w:t>
      </w:r>
    </w:p>
    <w:p w14:paraId="1CCC2753" w14:textId="77777777" w:rsidR="00CC4E95" w:rsidRDefault="00CC4E95">
      <w:pPr>
        <w:pStyle w:val="CommentText"/>
      </w:pPr>
      <w:r>
        <w:t>escalável</w:t>
      </w:r>
    </w:p>
  </w:comment>
  <w:comment w:id="3" w:author="Eduardo Sakaue" w:date="2017-07-13T18:42:00Z" w:initials="ES">
    <w:p w14:paraId="1F31C9C5" w14:textId="77777777" w:rsidR="00CC4E95" w:rsidRDefault="00CC4E95">
      <w:pPr>
        <w:pStyle w:val="CommentText"/>
      </w:pPr>
      <w:r>
        <w:rPr>
          <w:rStyle w:val="CommentReference"/>
        </w:rPr>
        <w:annotationRef/>
      </w:r>
      <w:r>
        <w:t>User stories</w:t>
      </w:r>
    </w:p>
  </w:comment>
  <w:comment w:id="4" w:author="Eduardo Sakaue" w:date="2017-07-13T18:43:00Z" w:initials="ES">
    <w:p w14:paraId="54165A97" w14:textId="77777777" w:rsidR="00CC4E95" w:rsidRDefault="00CC4E95">
      <w:pPr>
        <w:pStyle w:val="CommentText"/>
      </w:pPr>
      <w:r>
        <w:rPr>
          <w:rStyle w:val="CommentReference"/>
        </w:rPr>
        <w:annotationRef/>
      </w:r>
      <w:r>
        <w:t>Citação</w:t>
      </w:r>
    </w:p>
    <w:p w14:paraId="789E2C64" w14:textId="77777777" w:rsidR="00CC4E95" w:rsidRDefault="00CC4E95">
      <w:pPr>
        <w:pStyle w:val="CommentText"/>
      </w:pPr>
      <w:r>
        <w:t>Pode ser nota de rodapé</w:t>
      </w:r>
    </w:p>
  </w:comment>
  <w:comment w:id="14" w:author="rosangela fortunato" w:date="2017-08-24T20:33:00Z" w:initials="rf">
    <w:p w14:paraId="1FFA884B" w14:textId="0C12F1D0" w:rsidR="00EF6A75" w:rsidRDefault="00EF6A75">
      <w:pPr>
        <w:pStyle w:val="CommentText"/>
      </w:pPr>
      <w:r>
        <w:rPr>
          <w:rStyle w:val="CommentReference"/>
        </w:rPr>
        <w:annotationRef/>
      </w:r>
      <w:r>
        <w:t>portugues</w:t>
      </w:r>
    </w:p>
  </w:comment>
  <w:comment w:id="15" w:author="rosangela fortunato" w:date="2017-08-24T20:34:00Z" w:initials="rf">
    <w:p w14:paraId="1E193971" w14:textId="6F14B56E" w:rsidR="00EF6A75" w:rsidRDefault="00EF6A75">
      <w:pPr>
        <w:pStyle w:val="CommentText"/>
      </w:pPr>
      <w:r>
        <w:rPr>
          <w:rStyle w:val="CommentReference"/>
        </w:rPr>
        <w:annotationRef/>
      </w:r>
      <w:r>
        <w:t>port</w:t>
      </w:r>
    </w:p>
  </w:comment>
  <w:comment w:id="16" w:author="Eduardo Sakaue" w:date="2017-07-13T19:05:00Z" w:initials="ES">
    <w:p w14:paraId="65B9AA01" w14:textId="77777777" w:rsidR="00025579" w:rsidRDefault="00025579">
      <w:pPr>
        <w:pStyle w:val="CommentText"/>
      </w:pPr>
      <w:r>
        <w:rPr>
          <w:rStyle w:val="CommentReference"/>
        </w:rPr>
        <w:annotationRef/>
      </w:r>
      <w:r>
        <w:t>Quantidade e escalabilidade</w:t>
      </w:r>
    </w:p>
  </w:comment>
  <w:comment w:id="24" w:author="Eduardo Sakaue" w:date="2017-07-13T19:24:00Z" w:initials="ES">
    <w:p w14:paraId="6BD2F97C" w14:textId="77777777" w:rsidR="006839B3" w:rsidRDefault="006839B3">
      <w:pPr>
        <w:pStyle w:val="CommentText"/>
      </w:pPr>
      <w:r>
        <w:rPr>
          <w:rStyle w:val="CommentReference"/>
        </w:rPr>
        <w:annotationRef/>
      </w:r>
      <w:r>
        <w:t>requisito</w:t>
      </w:r>
    </w:p>
  </w:comment>
  <w:comment w:id="26" w:author="Eduardo Sakaue" w:date="2017-07-13T20:04:00Z" w:initials="ES">
    <w:p w14:paraId="17B9FF8A" w14:textId="77777777" w:rsidR="00934DFA" w:rsidRDefault="00934DFA">
      <w:pPr>
        <w:pStyle w:val="CommentText"/>
      </w:pPr>
      <w:r>
        <w:rPr>
          <w:rStyle w:val="CommentReference"/>
        </w:rPr>
        <w:annotationRef/>
      </w:r>
      <w:r w:rsidR="00C95011">
        <w:t>seu ambiente vs azure full</w:t>
      </w:r>
    </w:p>
    <w:p w14:paraId="558CFD6A" w14:textId="77777777" w:rsidR="00C95011" w:rsidRDefault="00C95011">
      <w:pPr>
        <w:pStyle w:val="CommentText"/>
      </w:pPr>
    </w:p>
    <w:p w14:paraId="1CE2B2C3" w14:textId="77777777" w:rsidR="00C95011" w:rsidRDefault="00C95011">
      <w:pPr>
        <w:pStyle w:val="CommentText"/>
      </w:pPr>
      <w:r>
        <w:t>O que é o Docker, vai pro 2</w:t>
      </w:r>
    </w:p>
  </w:comment>
  <w:comment w:id="38" w:author="Eduardo Sakaue" w:date="2017-07-13T20:05:00Z" w:initials="ES">
    <w:p w14:paraId="3FF0A1DB" w14:textId="77777777" w:rsidR="00C95011" w:rsidRDefault="00C95011">
      <w:pPr>
        <w:pStyle w:val="CommentText"/>
      </w:pPr>
      <w:r>
        <w:rPr>
          <w:rStyle w:val="CommentReference"/>
        </w:rPr>
        <w:annotationRef/>
      </w:r>
      <w:r>
        <w:t>Colocar direto o comando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A095CA6" w15:done="0"/>
  <w15:commentEx w15:paraId="4AEDB96D" w15:done="0"/>
  <w15:commentEx w15:paraId="1CCC2753" w15:done="0"/>
  <w15:commentEx w15:paraId="1F31C9C5" w15:done="0"/>
  <w15:commentEx w15:paraId="789E2C64" w15:done="0"/>
  <w15:commentEx w15:paraId="1FFA884B" w15:done="0"/>
  <w15:commentEx w15:paraId="1E193971" w15:done="0"/>
  <w15:commentEx w15:paraId="65B9AA01" w15:done="0"/>
  <w15:commentEx w15:paraId="6BD2F97C" w15:done="0"/>
  <w15:commentEx w15:paraId="1CE2B2C3" w15:done="0"/>
  <w15:commentEx w15:paraId="3FF0A1D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ADB593" w14:textId="77777777" w:rsidR="007D0B78" w:rsidRDefault="007D0B78">
      <w:pPr>
        <w:spacing w:after="0" w:line="240" w:lineRule="auto"/>
      </w:pPr>
      <w:r>
        <w:separator/>
      </w:r>
    </w:p>
  </w:endnote>
  <w:endnote w:type="continuationSeparator" w:id="0">
    <w:p w14:paraId="48286849" w14:textId="77777777" w:rsidR="007D0B78" w:rsidRDefault="007D0B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Droid Sans Fallback">
    <w:altName w:val="Malgun Gothic Semilight"/>
    <w:charset w:val="80"/>
    <w:family w:val="swiss"/>
    <w:pitch w:val="variable"/>
    <w:sig w:usb0="00000000" w:usb1="2BDFFCFB" w:usb2="00000036" w:usb3="00000000" w:csb0="003F01F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swiss"/>
    <w:pitch w:val="variable"/>
    <w:sig w:usb0="A00002AF" w:usb1="500078FB" w:usb2="00000000" w:usb3="00000000" w:csb0="0000009F" w:csb1="00000000"/>
  </w:font>
  <w:font w:name="FreeSans">
    <w:charset w:val="00"/>
    <w:family w:val="swiss"/>
    <w:pitch w:val="variable"/>
    <w:sig w:usb0="E4838EFF" w:usb1="4200FDFF" w:usb2="000030A0" w:usb3="00000000" w:csb0="000001B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5B1082" w14:textId="77777777" w:rsidR="007D0B78" w:rsidRDefault="007D0B78">
      <w:pPr>
        <w:spacing w:after="0" w:line="240" w:lineRule="auto"/>
      </w:pPr>
      <w:r>
        <w:separator/>
      </w:r>
    </w:p>
  </w:footnote>
  <w:footnote w:type="continuationSeparator" w:id="0">
    <w:p w14:paraId="3DAB1227" w14:textId="77777777" w:rsidR="007D0B78" w:rsidRDefault="007D0B7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B6002" w14:textId="77777777" w:rsidR="00200A81" w:rsidRDefault="00200A81">
    <w:pPr>
      <w:pStyle w:val="Cabealho1"/>
      <w:jc w:val="right"/>
    </w:pP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duardo Sakaue">
    <w15:presenceInfo w15:providerId="AD" w15:userId="S-1-12-1-2016147434-1114614064-25957252-4061914523"/>
  </w15:person>
  <w15:person w15:author="rosangela fortunato">
    <w15:presenceInfo w15:providerId="Windows Live" w15:userId="5543c4db1b5ca5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A81"/>
    <w:rsid w:val="00025579"/>
    <w:rsid w:val="000862D3"/>
    <w:rsid w:val="000C4760"/>
    <w:rsid w:val="000C6663"/>
    <w:rsid w:val="00142162"/>
    <w:rsid w:val="00145C92"/>
    <w:rsid w:val="001633EF"/>
    <w:rsid w:val="001700D6"/>
    <w:rsid w:val="001E1260"/>
    <w:rsid w:val="00200A81"/>
    <w:rsid w:val="002609D5"/>
    <w:rsid w:val="00283647"/>
    <w:rsid w:val="002D4AFD"/>
    <w:rsid w:val="00314603"/>
    <w:rsid w:val="00356EAE"/>
    <w:rsid w:val="00365F8B"/>
    <w:rsid w:val="003965B6"/>
    <w:rsid w:val="003A6117"/>
    <w:rsid w:val="00415BE6"/>
    <w:rsid w:val="004654E2"/>
    <w:rsid w:val="004730AC"/>
    <w:rsid w:val="004E7134"/>
    <w:rsid w:val="00500BAC"/>
    <w:rsid w:val="00503385"/>
    <w:rsid w:val="0054789B"/>
    <w:rsid w:val="00573AFD"/>
    <w:rsid w:val="00595F50"/>
    <w:rsid w:val="005D2E4D"/>
    <w:rsid w:val="0064394F"/>
    <w:rsid w:val="00664CEE"/>
    <w:rsid w:val="0066565B"/>
    <w:rsid w:val="006839B3"/>
    <w:rsid w:val="006A0C49"/>
    <w:rsid w:val="007D0B78"/>
    <w:rsid w:val="007E6EC2"/>
    <w:rsid w:val="008A4360"/>
    <w:rsid w:val="008D02EE"/>
    <w:rsid w:val="00934DFA"/>
    <w:rsid w:val="009479FF"/>
    <w:rsid w:val="00A46234"/>
    <w:rsid w:val="00AF2BDE"/>
    <w:rsid w:val="00AF4E5D"/>
    <w:rsid w:val="00B45D9B"/>
    <w:rsid w:val="00C95011"/>
    <w:rsid w:val="00CB7223"/>
    <w:rsid w:val="00CC4E95"/>
    <w:rsid w:val="00CE6C00"/>
    <w:rsid w:val="00D10FB0"/>
    <w:rsid w:val="00D3432C"/>
    <w:rsid w:val="00DF6EAB"/>
    <w:rsid w:val="00E21E7A"/>
    <w:rsid w:val="00E34171"/>
    <w:rsid w:val="00EE51F2"/>
    <w:rsid w:val="00EF215A"/>
    <w:rsid w:val="00EF6A75"/>
    <w:rsid w:val="00F37528"/>
    <w:rsid w:val="00FA5654"/>
    <w:rsid w:val="00FB5009"/>
    <w:rsid w:val="00FF72C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692EB"/>
  <w15:docId w15:val="{E4BEA252-518A-4603-BC66-C2A83A60C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Calibri"/>
        <w:sz w:val="22"/>
        <w:szCs w:val="22"/>
        <w:lang w:val="pt-BR" w:eastAsia="en-US" w:bidi="ar-SA"/>
      </w:rPr>
    </w:rPrDefault>
    <w:pPrDefault>
      <w:pPr>
        <w:spacing w:line="25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11D3"/>
    <w:pPr>
      <w:suppressAutoHyphens/>
      <w:spacing w:after="16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tulo11">
    <w:name w:val="Título 11"/>
    <w:basedOn w:val="Normal"/>
    <w:link w:val="Heading1Char"/>
    <w:uiPriority w:val="9"/>
    <w:qFormat/>
    <w:rsid w:val="00EF2E20"/>
    <w:pPr>
      <w:outlineLvl w:val="0"/>
    </w:pPr>
  </w:style>
  <w:style w:type="character" w:customStyle="1" w:styleId="HeaderChar">
    <w:name w:val="Header Char"/>
    <w:basedOn w:val="DefaultParagraphFont"/>
    <w:link w:val="Cabealho1"/>
    <w:uiPriority w:val="99"/>
    <w:rsid w:val="00AE2F26"/>
  </w:style>
  <w:style w:type="character" w:customStyle="1" w:styleId="FooterChar">
    <w:name w:val="Footer Char"/>
    <w:basedOn w:val="DefaultParagraphFont"/>
    <w:link w:val="Rodap1"/>
    <w:uiPriority w:val="99"/>
    <w:rsid w:val="00AE2F26"/>
  </w:style>
  <w:style w:type="character" w:customStyle="1" w:styleId="apple-converted-space">
    <w:name w:val="apple-converted-space"/>
    <w:basedOn w:val="DefaultParagraphFont"/>
    <w:rsid w:val="00254DC5"/>
  </w:style>
  <w:style w:type="character" w:customStyle="1" w:styleId="LinkdaInternet">
    <w:name w:val="Link da Internet"/>
    <w:basedOn w:val="DefaultParagraphFont"/>
    <w:uiPriority w:val="99"/>
    <w:unhideWhenUsed/>
    <w:rsid w:val="00254DC5"/>
    <w:rPr>
      <w:color w:val="0000FF"/>
      <w:u w:val="single"/>
    </w:rPr>
  </w:style>
  <w:style w:type="character" w:customStyle="1" w:styleId="Heading1Char">
    <w:name w:val="Heading 1 Char"/>
    <w:basedOn w:val="DefaultParagraphFont"/>
    <w:link w:val="Ttulo11"/>
    <w:uiPriority w:val="9"/>
    <w:rsid w:val="00EF2E20"/>
    <w:rPr>
      <w:rFonts w:ascii="Times New Roman" w:eastAsia="Times New Roman" w:hAnsi="Times New Roman" w:cs="Times New Roman"/>
      <w:b/>
      <w:bCs/>
      <w:sz w:val="48"/>
      <w:szCs w:val="48"/>
      <w:lang w:eastAsia="pt-BR"/>
    </w:rPr>
  </w:style>
  <w:style w:type="character" w:customStyle="1" w:styleId="BalloonTextChar">
    <w:name w:val="Balloon Text Char"/>
    <w:basedOn w:val="DefaultParagraphFont"/>
    <w:link w:val="BalloonText"/>
    <w:uiPriority w:val="99"/>
    <w:semiHidden/>
    <w:rsid w:val="00EF2E20"/>
    <w:rPr>
      <w:rFonts w:ascii="Segoe UI" w:hAnsi="Segoe UI" w:cs="Segoe UI"/>
      <w:sz w:val="18"/>
      <w:szCs w:val="18"/>
    </w:rPr>
  </w:style>
  <w:style w:type="character" w:customStyle="1" w:styleId="normaltextrun">
    <w:name w:val="normaltextrun"/>
    <w:basedOn w:val="DefaultParagraphFont"/>
    <w:rsid w:val="007B35B8"/>
  </w:style>
  <w:style w:type="character" w:customStyle="1" w:styleId="spellingerror">
    <w:name w:val="spellingerror"/>
    <w:basedOn w:val="DefaultParagraphFont"/>
    <w:rsid w:val="007B35B8"/>
  </w:style>
  <w:style w:type="character" w:customStyle="1" w:styleId="eop">
    <w:name w:val="eop"/>
    <w:basedOn w:val="DefaultParagraphFont"/>
    <w:rsid w:val="007B35B8"/>
  </w:style>
  <w:style w:type="character" w:customStyle="1" w:styleId="subtitulotexto">
    <w:name w:val="subtitulo_texto"/>
    <w:basedOn w:val="DefaultParagraphFont"/>
    <w:rsid w:val="00D36161"/>
  </w:style>
  <w:style w:type="character" w:customStyle="1" w:styleId="nfase1">
    <w:name w:val="Ênfase1"/>
    <w:basedOn w:val="DefaultParagraphFont"/>
    <w:uiPriority w:val="20"/>
    <w:qFormat/>
    <w:rsid w:val="00D36161"/>
    <w:rPr>
      <w:i/>
      <w:iCs/>
    </w:rPr>
  </w:style>
  <w:style w:type="character" w:styleId="HTMLCite">
    <w:name w:val="HTML Cite"/>
    <w:basedOn w:val="DefaultParagraphFont"/>
    <w:uiPriority w:val="99"/>
    <w:semiHidden/>
    <w:unhideWhenUsed/>
    <w:rsid w:val="000723E7"/>
    <w:rPr>
      <w:i/>
      <w:iCs/>
    </w:rPr>
  </w:style>
  <w:style w:type="character" w:customStyle="1" w:styleId="reference-accessdate">
    <w:name w:val="reference-accessdate"/>
    <w:basedOn w:val="DefaultParagraphFont"/>
    <w:rsid w:val="00A446D0"/>
  </w:style>
  <w:style w:type="character" w:customStyle="1" w:styleId="nowrap">
    <w:name w:val="nowrap"/>
    <w:basedOn w:val="DefaultParagraphFont"/>
    <w:rsid w:val="00A446D0"/>
  </w:style>
  <w:style w:type="character" w:customStyle="1" w:styleId="mw-cite-backlink">
    <w:name w:val="mw-cite-backlink"/>
    <w:basedOn w:val="DefaultParagraphFont"/>
    <w:rsid w:val="00A446D0"/>
  </w:style>
  <w:style w:type="character" w:customStyle="1" w:styleId="cite-accessibility-label">
    <w:name w:val="cite-accessibility-label"/>
    <w:basedOn w:val="DefaultParagraphFont"/>
    <w:rsid w:val="00A446D0"/>
  </w:style>
  <w:style w:type="character" w:styleId="FollowedHyperlink">
    <w:name w:val="FollowedHyperlink"/>
    <w:basedOn w:val="DefaultParagraphFont"/>
    <w:uiPriority w:val="99"/>
    <w:semiHidden/>
    <w:unhideWhenUsed/>
    <w:rsid w:val="00A446D0"/>
    <w:rPr>
      <w:color w:val="954F72"/>
      <w:u w:val="single"/>
    </w:rPr>
  </w:style>
  <w:style w:type="character" w:customStyle="1" w:styleId="MenoPendente1">
    <w:name w:val="Menção Pendente1"/>
    <w:basedOn w:val="DefaultParagraphFont"/>
    <w:uiPriority w:val="99"/>
    <w:semiHidden/>
    <w:unhideWhenUsed/>
    <w:rsid w:val="003F3255"/>
    <w:rPr>
      <w:color w:val="808080"/>
      <w:shd w:val="clear" w:color="auto" w:fill="E6E6E6"/>
    </w:rPr>
  </w:style>
  <w:style w:type="character" w:customStyle="1" w:styleId="ListLabel1">
    <w:name w:val="ListLabel 1"/>
    <w:rPr>
      <w:sz w:val="20"/>
    </w:rPr>
  </w:style>
  <w:style w:type="paragraph" w:customStyle="1" w:styleId="Ttulo1">
    <w:name w:val="Título1"/>
    <w:basedOn w:val="Normal"/>
    <w:next w:val="Corpodotexto"/>
    <w:pPr>
      <w:keepNext/>
      <w:spacing w:before="240" w:after="120"/>
    </w:pPr>
    <w:rPr>
      <w:rFonts w:ascii="Liberation Sans" w:hAnsi="Liberation Sans" w:cs="FreeSans"/>
      <w:sz w:val="28"/>
      <w:szCs w:val="28"/>
    </w:rPr>
  </w:style>
  <w:style w:type="paragraph" w:customStyle="1" w:styleId="Corpodotexto">
    <w:name w:val="Corpo do texto"/>
    <w:basedOn w:val="Normal"/>
    <w:pPr>
      <w:spacing w:after="140" w:line="288" w:lineRule="auto"/>
    </w:pPr>
  </w:style>
  <w:style w:type="paragraph" w:customStyle="1" w:styleId="Lista1">
    <w:name w:val="Lista1"/>
    <w:basedOn w:val="Corpodotexto"/>
    <w:rPr>
      <w:rFonts w:cs="FreeSans"/>
    </w:rPr>
  </w:style>
  <w:style w:type="paragraph" w:customStyle="1" w:styleId="Legenda1">
    <w:name w:val="Legenda1"/>
    <w:basedOn w:val="Normal"/>
    <w:pPr>
      <w:suppressLineNumbers/>
      <w:spacing w:before="120" w:after="120"/>
    </w:pPr>
    <w:rPr>
      <w:rFonts w:cs="FreeSans"/>
      <w:i/>
      <w:iCs/>
      <w:sz w:val="24"/>
      <w:szCs w:val="24"/>
    </w:rPr>
  </w:style>
  <w:style w:type="paragraph" w:customStyle="1" w:styleId="ndice">
    <w:name w:val="Índice"/>
    <w:basedOn w:val="Normal"/>
    <w:pPr>
      <w:suppressLineNumbers/>
    </w:pPr>
    <w:rPr>
      <w:rFonts w:cs="FreeSans"/>
    </w:rPr>
  </w:style>
  <w:style w:type="paragraph" w:customStyle="1" w:styleId="Cabealho1">
    <w:name w:val="Cabeçalho1"/>
    <w:basedOn w:val="Normal"/>
    <w:link w:val="HeaderChar"/>
    <w:uiPriority w:val="99"/>
    <w:unhideWhenUsed/>
    <w:rsid w:val="00AE2F26"/>
    <w:pPr>
      <w:tabs>
        <w:tab w:val="center" w:pos="4252"/>
        <w:tab w:val="right" w:pos="8504"/>
      </w:tabs>
      <w:spacing w:after="0" w:line="240" w:lineRule="auto"/>
    </w:pPr>
  </w:style>
  <w:style w:type="paragraph" w:customStyle="1" w:styleId="Rodap1">
    <w:name w:val="Rodapé1"/>
    <w:basedOn w:val="Normal"/>
    <w:link w:val="FooterChar"/>
    <w:uiPriority w:val="99"/>
    <w:unhideWhenUsed/>
    <w:rsid w:val="00AE2F26"/>
    <w:pPr>
      <w:tabs>
        <w:tab w:val="center" w:pos="4252"/>
        <w:tab w:val="right" w:pos="8504"/>
      </w:tabs>
      <w:spacing w:after="0" w:line="240" w:lineRule="auto"/>
    </w:pPr>
  </w:style>
  <w:style w:type="paragraph" w:styleId="BalloonText">
    <w:name w:val="Balloon Text"/>
    <w:basedOn w:val="Normal"/>
    <w:link w:val="BalloonTextChar"/>
    <w:uiPriority w:val="99"/>
    <w:semiHidden/>
    <w:unhideWhenUsed/>
    <w:rsid w:val="00EF2E20"/>
    <w:pPr>
      <w:spacing w:after="0" w:line="240" w:lineRule="auto"/>
    </w:pPr>
    <w:rPr>
      <w:rFonts w:ascii="Segoe UI" w:hAnsi="Segoe UI" w:cs="Segoe UI"/>
      <w:sz w:val="18"/>
      <w:szCs w:val="18"/>
    </w:rPr>
  </w:style>
  <w:style w:type="paragraph" w:styleId="ListParagraph">
    <w:name w:val="List Paragraph"/>
    <w:basedOn w:val="Normal"/>
    <w:uiPriority w:val="34"/>
    <w:qFormat/>
    <w:pPr>
      <w:ind w:left="720"/>
      <w:contextualSpacing/>
    </w:pPr>
  </w:style>
  <w:style w:type="paragraph" w:customStyle="1" w:styleId="Default">
    <w:name w:val="Default"/>
    <w:rsid w:val="00462435"/>
    <w:pPr>
      <w:suppressAutoHyphens/>
      <w:spacing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9968F5"/>
    <w:pPr>
      <w:spacing w:after="280"/>
    </w:pPr>
    <w:rPr>
      <w:rFonts w:ascii="Times New Roman" w:eastAsia="Times New Roman" w:hAnsi="Times New Roman" w:cs="Times New Roman"/>
      <w:sz w:val="24"/>
      <w:szCs w:val="24"/>
      <w:lang w:eastAsia="pt-BR"/>
    </w:rPr>
  </w:style>
  <w:style w:type="character" w:styleId="Hyperlink">
    <w:name w:val="Hyperlink"/>
    <w:basedOn w:val="DefaultParagraphFont"/>
    <w:uiPriority w:val="99"/>
    <w:unhideWhenUsed/>
    <w:rsid w:val="003A6117"/>
    <w:rPr>
      <w:color w:val="0563C1" w:themeColor="hyperlink"/>
      <w:u w:val="single"/>
    </w:rPr>
  </w:style>
  <w:style w:type="character" w:styleId="CommentReference">
    <w:name w:val="annotation reference"/>
    <w:basedOn w:val="DefaultParagraphFont"/>
    <w:uiPriority w:val="99"/>
    <w:semiHidden/>
    <w:unhideWhenUsed/>
    <w:rsid w:val="008D02EE"/>
    <w:rPr>
      <w:sz w:val="16"/>
      <w:szCs w:val="16"/>
    </w:rPr>
  </w:style>
  <w:style w:type="paragraph" w:styleId="CommentText">
    <w:name w:val="annotation text"/>
    <w:basedOn w:val="Normal"/>
    <w:link w:val="CommentTextChar"/>
    <w:uiPriority w:val="99"/>
    <w:semiHidden/>
    <w:unhideWhenUsed/>
    <w:rsid w:val="008D02EE"/>
    <w:pPr>
      <w:spacing w:line="240" w:lineRule="auto"/>
    </w:pPr>
    <w:rPr>
      <w:sz w:val="20"/>
      <w:szCs w:val="20"/>
    </w:rPr>
  </w:style>
  <w:style w:type="character" w:customStyle="1" w:styleId="CommentTextChar">
    <w:name w:val="Comment Text Char"/>
    <w:basedOn w:val="DefaultParagraphFont"/>
    <w:link w:val="CommentText"/>
    <w:uiPriority w:val="99"/>
    <w:semiHidden/>
    <w:rsid w:val="008D02EE"/>
    <w:rPr>
      <w:sz w:val="20"/>
      <w:szCs w:val="20"/>
    </w:rPr>
  </w:style>
  <w:style w:type="paragraph" w:styleId="CommentSubject">
    <w:name w:val="annotation subject"/>
    <w:basedOn w:val="CommentText"/>
    <w:next w:val="CommentText"/>
    <w:link w:val="CommentSubjectChar"/>
    <w:uiPriority w:val="99"/>
    <w:semiHidden/>
    <w:unhideWhenUsed/>
    <w:rsid w:val="008D02EE"/>
    <w:rPr>
      <w:b/>
      <w:bCs/>
    </w:rPr>
  </w:style>
  <w:style w:type="character" w:customStyle="1" w:styleId="CommentSubjectChar">
    <w:name w:val="Comment Subject Char"/>
    <w:basedOn w:val="CommentTextChar"/>
    <w:link w:val="CommentSubject"/>
    <w:uiPriority w:val="99"/>
    <w:semiHidden/>
    <w:rsid w:val="008D02E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171916">
      <w:bodyDiv w:val="1"/>
      <w:marLeft w:val="0"/>
      <w:marRight w:val="0"/>
      <w:marTop w:val="0"/>
      <w:marBottom w:val="0"/>
      <w:divBdr>
        <w:top w:val="none" w:sz="0" w:space="0" w:color="auto"/>
        <w:left w:val="none" w:sz="0" w:space="0" w:color="auto"/>
        <w:bottom w:val="none" w:sz="0" w:space="0" w:color="auto"/>
        <w:right w:val="none" w:sz="0" w:space="0" w:color="auto"/>
      </w:divBdr>
    </w:div>
    <w:div w:id="15178460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Marcelo-Inacio/mapskills-web.git" TargetMode="External"/><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www.infowester.com/cloudcomputing.php" TargetMode="External"/><Relationship Id="rId8" Type="http://schemas.microsoft.com/office/2011/relationships/commentsExtended" Target="commentsExtended.xml"/><Relationship Id="rId51" Type="http://schemas.microsoft.com/office/2011/relationships/people" Target="peop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hyperlink" Target="https://github.com/Marcelo-Inacio/mapskills.git" TargetMode="External"/><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594CDD-9849-4525-B54B-EF9FA6CFF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38</Pages>
  <Words>4493</Words>
  <Characters>24264</Characters>
  <Application>Microsoft Office Word</Application>
  <DocSecurity>0</DocSecurity>
  <Lines>202</Lines>
  <Paragraphs>57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28700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Thiago Fortunato</dc:creator>
  <cp:keywords/>
  <dc:description/>
  <cp:lastModifiedBy>rosangela fortunato</cp:lastModifiedBy>
  <cp:revision>8</cp:revision>
  <cp:lastPrinted>2016-10-04T00:36:00Z</cp:lastPrinted>
  <dcterms:created xsi:type="dcterms:W3CDTF">2017-07-16T20:07:00Z</dcterms:created>
  <dcterms:modified xsi:type="dcterms:W3CDTF">2017-08-24T23:43:00Z</dcterms:modified>
  <dc:language>pt-BR</dc:language>
</cp:coreProperties>
</file>