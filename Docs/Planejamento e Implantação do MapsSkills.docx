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9.png" ContentType="image/png"/>
  <Override PartName="/word/media/image10.png" ContentType="image/png"/>
  <Override PartName="/word/media/image8.png" ContentType="image/png"/>
  <Override PartName="/word/media/image1.png" ContentType="image/png"/>
  <Override PartName="/word/media/image6.png" ContentType="image/png"/>
  <Override PartName="/word/media/image21.png" ContentType="image/png"/>
  <Override PartName="/word/media/image2.png" ContentType="image/png"/>
  <Override PartName="/word/media/image7.png" ContentType="image/png"/>
  <Override PartName="/word/media/image22.png" ContentType="image/png"/>
  <Override PartName="/word/media/image3.png" ContentType="image/png"/>
  <Override PartName="/word/media/image4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23.jpeg" ContentType="image/jpe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5.png" ContentType="image/png"/>
  <Override PartName="/word/media/image20.png" ContentType="image/png"/>
  <Override PartName="/word/header1.xml" ContentType="application/vnd.openxmlformats-officedocument.wordprocessingml.header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Default"/>
        <w:spacing w:lineRule="auto" w:line="360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FACULDADE DE TECNOLOGIA DE SÃO JOSÉ DOS CAMPOS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</w:rPr>
        <w:t>FATEC PROFESSOR JESSEN VIDAL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</w:rPr>
        <w:t>THIAGO LUIS SILVA FORTUNATO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</w:rPr>
        <w:t xml:space="preserve">PLANEJAMENTO E IMPLANTAÇÃO DO SOFTWARE 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</w:rPr>
        <w:t>AVALIADOR DE COMPETÊNCIAS MAPSKILLS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eastAsia="Times New Roman" w:cs="Times New Roman"/>
          <w:b/>
          <w:b/>
          <w:bCs/>
          <w:sz w:val="24"/>
          <w:szCs w:val="24"/>
          <w:lang w:eastAsia="pt-BR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pt-BR"/>
        </w:rPr>
      </w:r>
    </w:p>
    <w:p>
      <w:pPr>
        <w:pStyle w:val="Normal"/>
        <w:spacing w:lineRule="auto" w:line="360" w:before="0" w:after="0"/>
        <w:rPr>
          <w:rFonts w:ascii="Times New Roman" w:hAnsi="Times New Roman" w:eastAsia="Times New Roman" w:cs="Times New Roman"/>
          <w:b/>
          <w:b/>
          <w:bCs/>
          <w:sz w:val="24"/>
          <w:szCs w:val="24"/>
          <w:lang w:eastAsia="pt-BR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pt-BR"/>
        </w:rPr>
      </w:r>
    </w:p>
    <w:p>
      <w:pPr>
        <w:pStyle w:val="Normal"/>
        <w:spacing w:lineRule="auto" w:line="360" w:before="0" w:after="0"/>
        <w:rPr>
          <w:rFonts w:ascii="Times New Roman" w:hAnsi="Times New Roman" w:eastAsia="Times New Roman" w:cs="Times New Roman"/>
          <w:b/>
          <w:b/>
          <w:bCs/>
          <w:sz w:val="24"/>
          <w:szCs w:val="24"/>
          <w:lang w:eastAsia="pt-BR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pt-BR"/>
        </w:rPr>
      </w:r>
    </w:p>
    <w:p>
      <w:pPr>
        <w:pStyle w:val="Normal"/>
        <w:spacing w:lineRule="auto" w:line="360" w:before="0" w:after="0"/>
        <w:rPr>
          <w:rFonts w:ascii="Times New Roman" w:hAnsi="Times New Roman" w:eastAsia="Times New Roman" w:cs="Times New Roman"/>
          <w:b/>
          <w:b/>
          <w:bCs/>
          <w:sz w:val="24"/>
          <w:szCs w:val="24"/>
          <w:lang w:eastAsia="pt-BR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pt-BR"/>
        </w:rPr>
      </w:r>
    </w:p>
    <w:p>
      <w:pPr>
        <w:pStyle w:val="Normal"/>
        <w:spacing w:lineRule="auto" w:line="360" w:before="0" w:after="0"/>
        <w:rPr>
          <w:rFonts w:ascii="Times New Roman" w:hAnsi="Times New Roman" w:eastAsia="Times New Roman" w:cs="Times New Roman"/>
          <w:b/>
          <w:b/>
          <w:bCs/>
          <w:sz w:val="24"/>
          <w:szCs w:val="24"/>
          <w:lang w:eastAsia="pt-BR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pt-BR"/>
        </w:rPr>
      </w:r>
    </w:p>
    <w:p>
      <w:pPr>
        <w:pStyle w:val="Normal"/>
        <w:spacing w:lineRule="auto" w:line="360" w:before="0" w:after="0"/>
        <w:rPr>
          <w:rFonts w:ascii="Times New Roman" w:hAnsi="Times New Roman" w:eastAsia="Times New Roman" w:cs="Times New Roman"/>
          <w:b/>
          <w:b/>
          <w:bCs/>
          <w:sz w:val="24"/>
          <w:szCs w:val="24"/>
          <w:lang w:eastAsia="pt-BR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pt-BR"/>
        </w:rPr>
      </w:r>
    </w:p>
    <w:p>
      <w:pPr>
        <w:pStyle w:val="Normal"/>
        <w:spacing w:lineRule="auto" w:line="360" w:before="0" w:after="0"/>
        <w:rPr>
          <w:rFonts w:ascii="Times New Roman" w:hAnsi="Times New Roman" w:eastAsia="Times New Roman" w:cs="Times New Roman"/>
          <w:b/>
          <w:b/>
          <w:bCs/>
          <w:sz w:val="24"/>
          <w:szCs w:val="24"/>
          <w:lang w:eastAsia="pt-BR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pt-BR"/>
        </w:rPr>
      </w:r>
    </w:p>
    <w:p>
      <w:pPr>
        <w:pStyle w:val="Normal"/>
        <w:spacing w:lineRule="auto" w:line="360" w:before="0" w:after="0"/>
        <w:rPr>
          <w:rFonts w:ascii="Times New Roman" w:hAnsi="Times New Roman" w:eastAsia="Times New Roman" w:cs="Times New Roman"/>
          <w:b/>
          <w:b/>
          <w:bCs/>
          <w:sz w:val="24"/>
          <w:szCs w:val="24"/>
          <w:lang w:eastAsia="pt-BR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pt-BR"/>
        </w:rPr>
      </w:r>
    </w:p>
    <w:p>
      <w:pPr>
        <w:pStyle w:val="Normal"/>
        <w:spacing w:lineRule="auto" w:line="360" w:before="0" w:after="0"/>
        <w:rPr>
          <w:rFonts w:ascii="Times New Roman" w:hAnsi="Times New Roman" w:eastAsia="Times New Roman" w:cs="Times New Roman"/>
          <w:b/>
          <w:b/>
          <w:bCs/>
          <w:sz w:val="24"/>
          <w:szCs w:val="24"/>
          <w:lang w:eastAsia="pt-BR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pt-BR"/>
        </w:rPr>
      </w:r>
    </w:p>
    <w:p>
      <w:pPr>
        <w:pStyle w:val="Normal"/>
        <w:spacing w:lineRule="auto" w:line="360" w:before="0" w:after="0"/>
        <w:rPr>
          <w:rFonts w:ascii="Times New Roman" w:hAnsi="Times New Roman" w:eastAsia="Times New Roman" w:cs="Times New Roman"/>
          <w:b/>
          <w:b/>
          <w:bCs/>
          <w:sz w:val="24"/>
          <w:szCs w:val="24"/>
          <w:lang w:eastAsia="pt-BR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pt-BR"/>
        </w:rPr>
      </w:r>
    </w:p>
    <w:p>
      <w:pPr>
        <w:pStyle w:val="Normal"/>
        <w:spacing w:lineRule="auto" w:line="360" w:before="0" w:after="0"/>
        <w:rPr>
          <w:rFonts w:ascii="Times New Roman" w:hAnsi="Times New Roman" w:eastAsia="Times New Roman" w:cs="Times New Roman"/>
          <w:b/>
          <w:b/>
          <w:bCs/>
          <w:sz w:val="24"/>
          <w:szCs w:val="24"/>
          <w:lang w:eastAsia="pt-BR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pt-BR"/>
        </w:rPr>
      </w:r>
    </w:p>
    <w:p>
      <w:pPr>
        <w:pStyle w:val="Normal"/>
        <w:spacing w:lineRule="auto" w:line="360" w:before="0" w:after="0"/>
        <w:rPr>
          <w:rFonts w:ascii="Times New Roman" w:hAnsi="Times New Roman" w:eastAsia="Times New Roman" w:cs="Times New Roman"/>
          <w:b/>
          <w:b/>
          <w:bCs/>
          <w:sz w:val="24"/>
          <w:szCs w:val="24"/>
          <w:lang w:eastAsia="pt-BR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pt-BR"/>
        </w:rPr>
      </w:r>
    </w:p>
    <w:p>
      <w:pPr>
        <w:pStyle w:val="Normal"/>
        <w:spacing w:lineRule="auto" w:line="360" w:before="0" w:after="0"/>
        <w:rPr>
          <w:rFonts w:ascii="Times New Roman" w:hAnsi="Times New Roman" w:eastAsia="Times New Roman" w:cs="Times New Roman"/>
          <w:b/>
          <w:b/>
          <w:bCs/>
          <w:sz w:val="24"/>
          <w:szCs w:val="24"/>
          <w:lang w:eastAsia="pt-BR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pt-BR"/>
        </w:rPr>
      </w:r>
    </w:p>
    <w:p>
      <w:pPr>
        <w:pStyle w:val="Normal"/>
        <w:spacing w:lineRule="auto" w:line="360" w:before="0" w:after="0"/>
        <w:rPr>
          <w:rFonts w:ascii="Times New Roman" w:hAnsi="Times New Roman" w:eastAsia="Times New Roman" w:cs="Times New Roman"/>
          <w:b/>
          <w:b/>
          <w:bCs/>
          <w:sz w:val="24"/>
          <w:szCs w:val="24"/>
          <w:lang w:eastAsia="pt-BR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pt-BR"/>
        </w:rPr>
      </w:r>
    </w:p>
    <w:p>
      <w:pPr>
        <w:pStyle w:val="Normal"/>
        <w:spacing w:lineRule="auto" w:line="360" w:before="0" w:after="0"/>
        <w:rPr>
          <w:rFonts w:ascii="Times New Roman" w:hAnsi="Times New Roman" w:eastAsia="Times New Roman" w:cs="Times New Roman"/>
          <w:b/>
          <w:b/>
          <w:bCs/>
          <w:sz w:val="24"/>
          <w:szCs w:val="24"/>
          <w:lang w:eastAsia="pt-BR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pt-BR"/>
        </w:rPr>
      </w:r>
    </w:p>
    <w:p>
      <w:pPr>
        <w:pStyle w:val="Normal"/>
        <w:spacing w:lineRule="auto" w:line="360" w:before="0" w:after="0"/>
        <w:rPr>
          <w:rFonts w:ascii="Times New Roman" w:hAnsi="Times New Roman" w:eastAsia="Times New Roman" w:cs="Times New Roman"/>
          <w:b/>
          <w:b/>
          <w:bCs/>
          <w:sz w:val="24"/>
          <w:szCs w:val="24"/>
          <w:lang w:eastAsia="pt-BR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pt-BR"/>
        </w:rPr>
      </w:r>
    </w:p>
    <w:p>
      <w:pPr>
        <w:pStyle w:val="Normal"/>
        <w:spacing w:lineRule="auto" w:line="360" w:before="0" w:after="0"/>
        <w:rPr>
          <w:rFonts w:ascii="Times New Roman" w:hAnsi="Times New Roman" w:eastAsia="Times New Roman" w:cs="Times New Roman"/>
          <w:b/>
          <w:b/>
          <w:bCs/>
          <w:sz w:val="24"/>
          <w:szCs w:val="24"/>
          <w:lang w:eastAsia="pt-BR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pt-BR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b/>
          <w:b/>
          <w:bCs/>
          <w:sz w:val="24"/>
          <w:szCs w:val="24"/>
          <w:lang w:eastAsia="pt-BR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pt-BR"/>
        </w:rPr>
        <w:t>São José dos Campos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b/>
          <w:b/>
          <w:bCs/>
          <w:sz w:val="24"/>
          <w:szCs w:val="24"/>
          <w:lang w:eastAsia="pt-BR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pt-BR"/>
        </w:rPr>
        <w:t>2016</w:t>
      </w:r>
    </w:p>
    <w:p>
      <w:pPr>
        <w:pStyle w:val="Default"/>
        <w:spacing w:lineRule="auto" w:line="360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THIAGO LUIS SILVA FORTUNATO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</w:rPr>
        <w:t xml:space="preserve">PLANEJAMENTO E IMPLANTAÇÃO DO SOFTWARE 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</w:rPr>
        <w:t>AVALIADOR DE COMPETÊNCIAS MAPSKILLS.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Times New Roman" w:hAnsi="Times New Roman"/>
          <w:color w:val="000000"/>
          <w:sz w:val="23"/>
          <w:szCs w:val="23"/>
        </w:rPr>
      </w:r>
    </w:p>
    <w:p>
      <w:pPr>
        <w:pStyle w:val="Normal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Times New Roman" w:hAnsi="Times New Roman"/>
          <w:color w:val="000000"/>
          <w:sz w:val="23"/>
          <w:szCs w:val="23"/>
        </w:rPr>
      </w:r>
      <w:r>
        <w:br w:type="page"/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Times New Roman" w:hAnsi="Times New Roman"/>
          <w:color w:val="000000"/>
          <w:sz w:val="23"/>
          <w:szCs w:val="23"/>
        </w:rPr>
      </w:r>
    </w:p>
    <w:p>
      <w:pPr>
        <w:pStyle w:val="Normal"/>
        <w:spacing w:lineRule="auto" w:line="360" w:before="0" w:after="0"/>
        <w:jc w:val="right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Times New Roman" w:hAnsi="Times New Roman"/>
          <w:color w:val="000000"/>
          <w:sz w:val="23"/>
          <w:szCs w:val="23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Times New Roman" w:hAnsi="Times New Roman"/>
          <w:color w:val="000000"/>
          <w:sz w:val="23"/>
          <w:szCs w:val="23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Times New Roman" w:hAnsi="Times New Roman"/>
          <w:color w:val="000000"/>
          <w:sz w:val="23"/>
          <w:szCs w:val="23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Times New Roman" w:hAnsi="Times New Roman"/>
          <w:color w:val="000000"/>
          <w:sz w:val="23"/>
          <w:szCs w:val="23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Times New Roman" w:hAnsi="Times New Roman"/>
          <w:color w:val="000000"/>
          <w:sz w:val="23"/>
          <w:szCs w:val="23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Times New Roman" w:hAnsi="Times New Roman"/>
          <w:color w:val="000000"/>
          <w:sz w:val="23"/>
          <w:szCs w:val="23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Times New Roman" w:hAnsi="Times New Roman"/>
          <w:color w:val="000000"/>
          <w:sz w:val="23"/>
          <w:szCs w:val="23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Times New Roman" w:hAnsi="Times New Roman"/>
          <w:color w:val="000000"/>
          <w:sz w:val="23"/>
          <w:szCs w:val="23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Times New Roman" w:hAnsi="Times New Roman"/>
          <w:color w:val="000000"/>
          <w:sz w:val="23"/>
          <w:szCs w:val="23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Times New Roman" w:hAnsi="Times New Roman"/>
          <w:color w:val="000000"/>
          <w:sz w:val="23"/>
          <w:szCs w:val="23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Times New Roman" w:hAnsi="Times New Roman"/>
          <w:color w:val="000000"/>
          <w:sz w:val="23"/>
          <w:szCs w:val="23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Times New Roman" w:hAnsi="Times New Roman"/>
          <w:color w:val="000000"/>
          <w:sz w:val="23"/>
          <w:szCs w:val="23"/>
        </w:rPr>
      </w:r>
    </w:p>
    <w:p>
      <w:pPr>
        <w:pStyle w:val="Normal"/>
        <w:spacing w:lineRule="auto" w:line="360" w:before="0" w:after="0"/>
        <w:ind w:left="4820" w:hanging="0"/>
        <w:jc w:val="both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eastAsia="Times New Roman" w:cs="Times New Roman" w:ascii="Times New Roman" w:hAnsi="Times New Roman"/>
          <w:color w:val="000000"/>
          <w:sz w:val="23"/>
          <w:szCs w:val="23"/>
        </w:rPr>
        <w:t xml:space="preserve">Trabalho de Graduação apresentado à </w:t>
      </w:r>
    </w:p>
    <w:p>
      <w:pPr>
        <w:pStyle w:val="Normal"/>
        <w:spacing w:lineRule="auto" w:line="360" w:before="0" w:after="0"/>
        <w:ind w:left="4820" w:hanging="0"/>
        <w:jc w:val="both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eastAsia="Times New Roman" w:cs="Times New Roman" w:ascii="Times New Roman" w:hAnsi="Times New Roman"/>
          <w:color w:val="000000"/>
          <w:sz w:val="23"/>
          <w:szCs w:val="23"/>
        </w:rPr>
        <w:t xml:space="preserve">Faculdade de Tecnologia São José dos </w:t>
      </w:r>
    </w:p>
    <w:p>
      <w:pPr>
        <w:pStyle w:val="Normal"/>
        <w:spacing w:lineRule="auto" w:line="360" w:before="0" w:after="0"/>
        <w:ind w:left="4820" w:hanging="0"/>
        <w:jc w:val="both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eastAsia="Times New Roman" w:cs="Times New Roman" w:ascii="Times New Roman" w:hAnsi="Times New Roman"/>
          <w:color w:val="000000"/>
          <w:sz w:val="23"/>
          <w:szCs w:val="23"/>
        </w:rPr>
        <w:t xml:space="preserve">Campos, como parte dos requisitos </w:t>
      </w:r>
    </w:p>
    <w:p>
      <w:pPr>
        <w:pStyle w:val="Normal"/>
        <w:spacing w:lineRule="auto" w:line="360" w:before="0" w:after="0"/>
        <w:ind w:left="4820" w:hanging="0"/>
        <w:jc w:val="both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eastAsia="Times New Roman" w:cs="Times New Roman" w:ascii="Times New Roman" w:hAnsi="Times New Roman"/>
          <w:color w:val="000000"/>
          <w:sz w:val="23"/>
          <w:szCs w:val="23"/>
        </w:rPr>
        <w:t xml:space="preserve">necessários para a obtenção do título de </w:t>
      </w:r>
    </w:p>
    <w:p>
      <w:pPr>
        <w:pStyle w:val="Normal"/>
        <w:spacing w:lineRule="auto" w:line="360" w:before="0" w:after="0"/>
        <w:ind w:left="4820" w:hanging="0"/>
        <w:jc w:val="both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eastAsia="Times New Roman" w:cs="Times New Roman" w:ascii="Times New Roman" w:hAnsi="Times New Roman"/>
          <w:color w:val="000000"/>
          <w:sz w:val="23"/>
          <w:szCs w:val="23"/>
        </w:rPr>
        <w:t>Tecnólogo em Banco de Dados.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bCs/>
          <w:color w:val="000000"/>
          <w:sz w:val="23"/>
          <w:szCs w:val="23"/>
        </w:rPr>
      </w:pPr>
      <w:r>
        <w:rPr>
          <w:rFonts w:cs="Times New Roman" w:ascii="Times New Roman" w:hAnsi="Times New Roman"/>
          <w:b/>
          <w:bCs/>
          <w:color w:val="000000"/>
          <w:sz w:val="23"/>
          <w:szCs w:val="23"/>
        </w:rPr>
      </w:r>
    </w:p>
    <w:p>
      <w:pPr>
        <w:pStyle w:val="Normal"/>
        <w:spacing w:lineRule="auto" w:line="360" w:before="0" w:after="0"/>
        <w:ind w:left="5103" w:hanging="0"/>
        <w:rPr>
          <w:rFonts w:ascii="Times New Roman" w:hAnsi="Times New Roman" w:eastAsia="Times New Roman" w:cs="Times New Roman"/>
          <w:b/>
          <w:b/>
          <w:bCs/>
          <w:color w:val="000000"/>
          <w:sz w:val="23"/>
          <w:szCs w:val="23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3"/>
          <w:szCs w:val="23"/>
        </w:rPr>
        <w:t xml:space="preserve">Orientador: Me. Eduardo Sakaue 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São José dos Campos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2015</w:t>
      </w:r>
    </w:p>
    <w:p>
      <w:pPr>
        <w:pStyle w:val="Normal"/>
        <w:rPr>
          <w:rFonts w:ascii="Times New Roman" w:hAnsi="Times New Roman" w:eastAsia="Times New Roman" w:cs="Times New Roman"/>
          <w:b/>
          <w:b/>
          <w:bCs/>
          <w:sz w:val="32"/>
          <w:szCs w:val="32"/>
          <w:lang w:eastAsia="pt-BR"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2"/>
          <w:lang w:eastAsia="pt-BR"/>
        </w:rPr>
        <w:t>Sumário</w:t>
      </w:r>
      <w:r>
        <w:br w:type="page"/>
      </w:r>
    </w:p>
    <w:p>
      <w:pPr>
        <w:pStyle w:val="Normal"/>
        <w:spacing w:lineRule="auto" w:line="360" w:before="0" w:after="0"/>
        <w:rPr>
          <w:rFonts w:ascii="Times New Roman" w:hAnsi="Times New Roman" w:eastAsia="Times New Roman" w:cs="Times New Roman"/>
          <w:b/>
          <w:b/>
          <w:bCs/>
          <w:sz w:val="32"/>
          <w:szCs w:val="32"/>
          <w:lang w:eastAsia="pt-BR"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2"/>
          <w:lang w:eastAsia="pt-BR"/>
        </w:rPr>
        <w:t>- CAPITULO I</w:t>
      </w:r>
    </w:p>
    <w:p>
      <w:pPr>
        <w:pStyle w:val="Normal"/>
        <w:spacing w:lineRule="auto" w:line="360" w:before="0" w:after="0"/>
        <w:rPr>
          <w:rFonts w:ascii="Times New Roman" w:hAnsi="Times New Roman" w:eastAsia="Times New Roman" w:cs="Times New Roman"/>
          <w:b/>
          <w:b/>
          <w:bCs/>
          <w:sz w:val="24"/>
          <w:szCs w:val="24"/>
          <w:lang w:eastAsia="pt-BR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pt-BR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pt-BR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pt-BR"/>
        </w:rPr>
        <w:t xml:space="preserve">Problema (Tema): 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pt-BR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pt-BR"/>
        </w:rPr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eastAsia="Times New Roman" w:cs="Times New Roman"/>
          <w:sz w:val="28"/>
          <w:szCs w:val="28"/>
          <w:lang w:eastAsia="pt-BR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pt-BR"/>
        </w:rPr>
        <w:t>Planejamento e Implantação do Software Avaliador de Competências Mapskills.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pt-BR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pt-BR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pt-BR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pt-BR"/>
        </w:rPr>
        <w:t>- Justificativa (Motivação): (Projeto Permanência e Desenvolvimento</w:t>
      </w: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pt-BR"/>
        </w:rPr>
        <w:commentReference w:id="0"/>
      </w: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pt-BR"/>
        </w:rPr>
        <w:t xml:space="preserve"> de Talentos Profissionais)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sz w:val="28"/>
          <w:szCs w:val="28"/>
          <w:lang w:eastAsia="pt-BR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eastAsia="pt-BR"/>
        </w:rPr>
      </w:r>
    </w:p>
    <w:p>
      <w:pPr>
        <w:pStyle w:val="Normal"/>
        <w:tabs>
          <w:tab w:val="left" w:pos="1140" w:leader="none"/>
        </w:tabs>
        <w:spacing w:lineRule="auto" w:line="360" w:before="120" w:after="120"/>
        <w:jc w:val="both"/>
        <w:rPr>
          <w:rFonts w:ascii="Times New Roman" w:hAnsi="Times New Roman" w:eastAsia="Times New Roman" w:cs="Times New Roman"/>
          <w:sz w:val="28"/>
          <w:szCs w:val="28"/>
          <w:lang w:eastAsia="pt-BR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eastAsia="pt-BR"/>
        </w:rPr>
        <w:tab/>
      </w:r>
      <w:r>
        <w:rPr>
          <w:rFonts w:eastAsia="Times New Roman" w:cs="Times New Roman" w:ascii="Times New Roman" w:hAnsi="Times New Roman"/>
          <w:sz w:val="28"/>
          <w:szCs w:val="28"/>
          <w:lang w:eastAsia="pt-BR"/>
        </w:rPr>
        <w:t>Com o intuíto aumentar a permanência dos alunos nas instituições de ensino para mitigar a evasão dos estudantes, de forma a garantir  a conclusão no prazo previsto, o Projeto Permanência e Desenvolvimento de Talentos Profissionais do Centro Paula Souza deseja reduzir em 50% o índice de evasão nos cursos das Fatecs e Etecs selecionadas, visando desenvolver metodologia, ferramentas, processos, parâmetros, indicadores e recursos (PROJETO PERMANÊNCIA, 2017).</w:t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eastAsia="Times New Roman" w:cs="Times New Roman"/>
          <w:sz w:val="28"/>
          <w:szCs w:val="28"/>
          <w:lang w:eastAsia="pt-BR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pt-BR"/>
        </w:rPr>
        <w:t xml:space="preserve">Como parte do Projeto de Desenvolvimento o Escritório de Carreiras da Fatec de São José dos Campos foi moldado para ser um </w:t>
      </w:r>
      <w:commentRangeStart w:id="1"/>
      <w:r>
        <w:rPr>
          <w:rFonts w:eastAsia="Times New Roman" w:cs="Times New Roman" w:ascii="Times New Roman" w:hAnsi="Times New Roman"/>
          <w:sz w:val="28"/>
          <w:szCs w:val="28"/>
          <w:lang w:eastAsia="pt-BR"/>
        </w:rPr>
        <w:t>mecanismo</w:t>
      </w:r>
      <w:r>
        <w:rPr>
          <w:rFonts w:eastAsia="Times New Roman" w:cs="Times New Roman" w:ascii="Times New Roman" w:hAnsi="Times New Roman"/>
          <w:sz w:val="28"/>
          <w:szCs w:val="28"/>
          <w:lang w:eastAsia="pt-BR"/>
        </w:rPr>
      </w:r>
      <w:commentRangeEnd w:id="1"/>
      <w:r>
        <w:commentReference w:id="1"/>
      </w:r>
      <w:r>
        <w:rPr>
          <w:rFonts w:eastAsia="Times New Roman" w:cs="Times New Roman" w:ascii="Times New Roman" w:hAnsi="Times New Roman"/>
          <w:sz w:val="28"/>
          <w:szCs w:val="28"/>
          <w:lang w:eastAsia="pt-BR"/>
        </w:rPr>
        <w:t xml:space="preserve"> direcionado a ajudar na preparação dos alunos para o mercado de trabalho. </w:t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eastAsia="Times New Roman" w:cs="Times New Roman"/>
          <w:sz w:val="28"/>
          <w:szCs w:val="28"/>
          <w:lang w:eastAsia="pt-BR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pt-BR"/>
        </w:rPr>
        <w:t xml:space="preserve">Uma das etapas do projeto Escritório de Carreitas é o mapeamento de competências, nesta etapa foi desenvolvida uma plataforma que tem o objetivo de hospedar jogos do tipo perguntas e respostas, que possibilite gerar relatórios dos alunos que finalizaram o jogo apartir das respostas fornecidas (Inácio, 2017). 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pt-BR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pt-BR"/>
        </w:rPr>
        <w:tab/>
        <w:t xml:space="preserve">Para suportar esta plataforma é necessário prover toda uma infraestrutura adequada ao formato que a plataforma foi desenvolvida. A plataforma foi desenvolvida para que tenha acesso simultâneo de aproximadamente 80 usuários, porém, é de interesse que todas Fatecs e Etecs tenham acesso a plataforma.  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pt-BR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pt-BR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pt-BR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pt-BR"/>
        </w:rPr>
        <w:t>- PROPOSTA E SOLUÇÃO (</w:t>
      </w:r>
      <w:commentRangeStart w:id="2"/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pt-BR"/>
        </w:rPr>
        <w:t>Metodologia</w:t>
      </w: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pt-BR"/>
        </w:rPr>
      </w:r>
      <w:commentRangeEnd w:id="2"/>
      <w:r>
        <w:commentReference w:id="2"/>
      </w: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pt-BR"/>
        </w:rPr>
        <w:t>):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pt-BR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pt-BR"/>
        </w:rPr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eastAsia="Times New Roman" w:cs="Times New Roman"/>
          <w:sz w:val="28"/>
          <w:szCs w:val="28"/>
          <w:lang w:eastAsia="pt-BR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pt-BR"/>
        </w:rPr>
        <w:t>Desenvolver uma arquitetura para dar suporte a plataforma, provendo todos recursos necessários ao acesso em larga escala da aplicação, garantindo a agilidade, qualidade e estabilidade com escalabilidade, além de integrar de forma contínua.</w:t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eastAsia="Times New Roman" w:cs="Times New Roman"/>
          <w:sz w:val="28"/>
          <w:szCs w:val="28"/>
          <w:lang w:eastAsia="pt-BR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pt-BR"/>
        </w:rPr>
        <w:t>Prover arquitetura para alta demanda de requisições em ambiente com pouco recurso computacional e pessoal.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pt-BR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pt-BR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bCs/>
          <w:sz w:val="32"/>
          <w:szCs w:val="32"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2"/>
        </w:rPr>
        <w:t>- CAPITULO II  (</w:t>
      </w: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 xml:space="preserve">Levantamento de </w:t>
      </w:r>
      <w:commentRangeStart w:id="3"/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Requisitos</w:t>
      </w:r>
      <w:r>
        <w:rPr>
          <w:rFonts w:eastAsia="Times New Roman" w:cs="Times New Roman" w:ascii="Times New Roman" w:hAnsi="Times New Roman"/>
          <w:b/>
          <w:bCs/>
          <w:sz w:val="28"/>
          <w:szCs w:val="28"/>
        </w:rPr>
      </w:r>
      <w:commentRangeEnd w:id="3"/>
      <w:r>
        <w:commentReference w:id="3"/>
      </w:r>
      <w:r>
        <w:rPr>
          <w:rFonts w:eastAsia="Times New Roman" w:cs="Times New Roman" w:ascii="Times New Roman" w:hAnsi="Times New Roman"/>
          <w:b/>
          <w:bCs/>
          <w:sz w:val="32"/>
          <w:szCs w:val="32"/>
        </w:rPr>
        <w:t>)</w:t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cs="Times New Roman"/>
          <w:b/>
          <w:b/>
          <w:sz w:val="28"/>
        </w:rPr>
      </w:pPr>
      <w:r>
        <w:rPr>
          <w:rFonts w:cs="Times New Roman" w:ascii="Times New Roman" w:hAnsi="Times New Roman"/>
          <w:b/>
          <w:sz w:val="28"/>
        </w:rPr>
        <w:tab/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Neste capítulo serão citadas metodologias utilizadas para o planejamento da arquitetura da plataforma de Jogos de Competência.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/>
          <w:b/>
          <w:sz w:val="28"/>
        </w:rPr>
      </w:pPr>
      <w:r>
        <w:rPr>
          <w:rFonts w:cs="Times New Roman" w:ascii="Times New Roman" w:hAnsi="Times New Roman"/>
          <w:b/>
          <w:sz w:val="28"/>
        </w:rPr>
        <w:t>Metodologia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b/>
          <w:sz w:val="28"/>
        </w:rPr>
        <w:tab/>
      </w:r>
      <w:r>
        <w:rPr>
          <w:rFonts w:cs="Times New Roman" w:ascii="Times New Roman" w:hAnsi="Times New Roman"/>
          <w:sz w:val="28"/>
        </w:rPr>
        <w:t>Foi utilizado a metodologia de entrevista para coleta de requisitos não funcionais, produzindo bons resultados na fase incial do projeto.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ab/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bCs/>
          <w:sz w:val="32"/>
          <w:szCs w:val="32"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2"/>
        </w:rPr>
        <w:t>DevOps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32"/>
        </w:rPr>
        <w:tab/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O termo DevOps surgiu num evento organizado por </w:t>
      </w:r>
      <w:commentRangeStart w:id="4"/>
      <w:r>
        <w:rPr>
          <w:rFonts w:eastAsia="Times New Roman" w:cs="Times New Roman" w:ascii="Times New Roman" w:hAnsi="Times New Roman"/>
          <w:sz w:val="28"/>
          <w:szCs w:val="28"/>
        </w:rPr>
        <w:t xml:space="preserve">Andrew Shaffer </w:t>
      </w:r>
      <w:r>
        <w:rPr>
          <w:rFonts w:eastAsia="Times New Roman" w:cs="Times New Roman" w:ascii="Times New Roman" w:hAnsi="Times New Roman"/>
          <w:sz w:val="28"/>
          <w:szCs w:val="28"/>
        </w:rPr>
      </w:r>
      <w:commentRangeEnd w:id="4"/>
      <w:r>
        <w:commentReference w:id="4"/>
      </w:r>
      <w:r>
        <w:rPr>
          <w:rFonts w:eastAsia="Times New Roman" w:cs="Times New Roman" w:ascii="Times New Roman" w:hAnsi="Times New Roman"/>
          <w:sz w:val="28"/>
          <w:szCs w:val="28"/>
        </w:rPr>
        <w:t>e o engenheiro de sistemas John Allspaw, para discutir especificamente os desafios da integração das áreas de desenvolvimento e operações existentes nas empresas.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32"/>
        </w:rPr>
        <w:tab/>
      </w:r>
      <w:r>
        <w:rPr>
          <w:rFonts w:eastAsia="Times New Roman" w:cs="Times New Roman" w:ascii="Times New Roman" w:hAnsi="Times New Roman"/>
          <w:sz w:val="28"/>
          <w:szCs w:val="28"/>
        </w:rPr>
        <w:t>Modelo utilizado quando se trata de metodologia ágeis, afim de realizar entregas rápidas com qualidade. Tem finalidade de integrar os setores de desenvolvimento e operações, diminuindo a dificuldade que encontravam quando se lançava uma nova funcionalidade do software, pois os setores operacionais criam um ambiente propício para execução de determinadas ferramentas pré-definidas no escopo do projeto,  e caso algo seja alterado, pode-se perder pontos no quesito qualidade e dispobibilidade da aplicação.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ins w:id="0" w:author="Eduardo Sakaue" w:date="2017-07-13T19:02:00Z">
        <w:r>
          <w:rPr>
            <w:rFonts w:eastAsia="Times New Roman" w:cs="Times New Roman" w:ascii="Times New Roman" w:hAnsi="Times New Roman"/>
            <w:sz w:val="28"/>
            <w:szCs w:val="28"/>
          </w:rPr>
        </w:r>
      </w:ins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ins w:id="1" w:author="Eduardo Sakaue" w:date="2017-07-13T19:02:00Z">
        <w:r>
          <w:rPr>
            <w:rFonts w:eastAsia="Times New Roman" w:cs="Times New Roman" w:ascii="Times New Roman" w:hAnsi="Times New Roman"/>
            <w:sz w:val="28"/>
            <w:szCs w:val="28"/>
          </w:rPr>
          <w:t>Requisitos do Projeto</w:t>
        </w:r>
      </w:ins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ab/>
        <w:t>Para garantir a disponibilidade e qualidade da plataforma é necessário que contenha serviços específicos para que a plataforma consiga realizar seu objetivo proposto.</w:t>
        <w:tab/>
        <w:t xml:space="preserve">A arquitetura definida como requisito esta descrita na Figura X 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</w:rPr>
      </w:pPr>
      <w:ins w:id="2" w:author="Eduardo Sakaue" w:date="2017-07-13T19:03:00Z">
        <w:r>
          <w:rPr>
            <w:rFonts w:cs="Times New Roman" w:ascii="Times New Roman" w:hAnsi="Times New Roman"/>
            <w:sz w:val="28"/>
          </w:rPr>
        </w:r>
      </w:ins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</w:rPr>
      </w:pPr>
      <w:ins w:id="3" w:author="Eduardo Sakaue" w:date="2017-07-13T19:03:00Z">
        <w:r>
          <w:rPr>
            <w:rFonts w:cs="Times New Roman" w:ascii="Times New Roman" w:hAnsi="Times New Roman"/>
            <w:sz w:val="28"/>
          </w:rPr>
          <w:t>Plataforma</w:t>
        </w:r>
      </w:ins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ins w:id="4" w:author="Eduardo Sakaue" w:date="2017-07-13T19:03:00Z"/>
          <w:sz w:val="28"/>
        </w:rPr>
      </w:pPr>
      <w:r>
        <w:rPr/>
        <w:drawing>
          <wp:inline distT="0" distB="0" distL="0" distR="0">
            <wp:extent cx="5761355" cy="2705100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</w:rPr>
      </w:pPr>
      <w:ins w:id="5" w:author="Eduardo Sakaue" w:date="2017-07-13T19:01:00Z">
        <w:r>
          <w:rPr>
            <w:rFonts w:cs="Times New Roman" w:ascii="Times New Roman" w:hAnsi="Times New Roman"/>
            <w:sz w:val="28"/>
          </w:rPr>
        </w:r>
      </w:ins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</w:rPr>
      </w:pPr>
      <w:ins w:id="6" w:author="Eduardo Sakaue" w:date="2017-07-13T19:01:00Z">
        <w:r>
          <w:rPr>
            <w:rFonts w:cs="Times New Roman" w:ascii="Times New Roman" w:hAnsi="Times New Roman"/>
            <w:sz w:val="28"/>
          </w:rPr>
        </w:r>
      </w:ins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</w:rPr>
      </w:pPr>
      <w:ins w:id="7" w:author="Eduardo Sakaue" w:date="2017-07-13T19:01:00Z">
        <w:r>
          <w:rPr>
            <w:rFonts w:cs="Times New Roman" w:ascii="Times New Roman" w:hAnsi="Times New Roman"/>
            <w:sz w:val="28"/>
          </w:rPr>
          <w:t>Os requisitos deste projeto s</w:t>
        </w:r>
      </w:ins>
      <w:ins w:id="8" w:author="Eduardo Sakaue" w:date="2017-07-13T19:02:00Z">
        <w:r>
          <w:rPr>
            <w:rFonts w:cs="Times New Roman" w:ascii="Times New Roman" w:hAnsi="Times New Roman"/>
            <w:sz w:val="28"/>
          </w:rPr>
          <w:t>ão:</w:t>
        </w:r>
      </w:ins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>Os requisitos deste projeto são:</w:t>
      </w:r>
    </w:p>
    <w:p>
      <w:pPr>
        <w:pStyle w:val="Normal"/>
        <w:spacing w:lineRule="auto" w:line="360" w:before="0" w:after="0"/>
        <w:jc w:val="both"/>
        <w:rPr/>
      </w:pPr>
      <w:r>
        <w:rPr>
          <w:rFonts w:cs="Times New Roman" w:ascii="Times New Roman" w:hAnsi="Times New Roman"/>
          <w:b/>
          <w:sz w:val="28"/>
        </w:rPr>
        <w:tab/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/>
          <w:b/>
          <w:sz w:val="28"/>
        </w:rPr>
      </w:pPr>
      <w:r>
        <w:rPr/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/>
          <w:b/>
          <w:sz w:val="28"/>
        </w:rPr>
      </w:pPr>
      <w:r>
        <w:rPr/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/>
          <w:b/>
          <w:sz w:val="28"/>
        </w:rPr>
      </w:pPr>
      <w:r>
        <w:rPr/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/>
          <w:b/>
          <w:sz w:val="28"/>
        </w:rPr>
      </w:pPr>
      <w:r>
        <w:rPr>
          <w:rFonts w:cs="Times New Roman" w:ascii="Times New Roman" w:hAnsi="Times New Roman"/>
          <w:b/>
          <w:sz w:val="28"/>
        </w:rPr>
        <w:tab/>
        <w:t>Máquina Virtual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ab/>
        <w:tab/>
        <w:t>Software em que um Sistema Operacional é instalado e executado, fornecendo os serviços necessários para que a plataforma estaja em produção.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/>
          <w:b/>
          <w:sz w:val="28"/>
        </w:rPr>
      </w:pPr>
      <w:r>
        <w:rPr>
          <w:rFonts w:cs="Times New Roman" w:ascii="Times New Roman" w:hAnsi="Times New Roman"/>
          <w:b/>
          <w:sz w:val="28"/>
        </w:rPr>
        <w:tab/>
        <w:t>Servidor Web front-End</w:t>
      </w:r>
    </w:p>
    <w:p>
      <w:pPr>
        <w:pStyle w:val="Normal"/>
        <w:spacing w:lineRule="auto" w:line="360" w:before="0" w:after="0"/>
        <w:jc w:val="both"/>
        <w:rPr/>
      </w:pPr>
      <w:r>
        <w:rPr>
          <w:rFonts w:cs="Times New Roman" w:ascii="Times New Roman" w:hAnsi="Times New Roman"/>
          <w:sz w:val="28"/>
        </w:rPr>
        <w:tab/>
        <w:tab/>
        <w:t xml:space="preserve">Servidor Web com a finalidade de disponibilizar a aplicação que realizará será a interface de comunincação com o usuário. A aplicação contida neste servidor trabalha no modelo Cliente-Servidor, onde o HTTP é o protocolo de comunicação entre as aplicações de Front End (interface grafica) e Back End (regra de negoócio) que seja responsável por disponibilizar a aplicação front-end </w:t>
      </w:r>
      <w:r>
        <w:rPr>
          <w:rFonts w:cs="Times New Roman" w:ascii="Times New Roman" w:hAnsi="Times New Roman"/>
          <w:sz w:val="28"/>
        </w:rPr>
        <w:t xml:space="preserve">compilada no formato .war </w:t>
      </w:r>
      <w:r>
        <w:rPr>
          <w:rFonts w:cs="Times New Roman" w:ascii="Times New Roman" w:hAnsi="Times New Roman"/>
          <w:sz w:val="28"/>
        </w:rPr>
        <w:t>com java 8.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/>
          <w:b/>
          <w:sz w:val="28"/>
        </w:rPr>
      </w:pPr>
      <w:r>
        <w:rPr>
          <w:rFonts w:cs="Times New Roman" w:ascii="Times New Roman" w:hAnsi="Times New Roman"/>
          <w:b/>
          <w:sz w:val="28"/>
        </w:rPr>
        <w:tab/>
        <w:t>Servidor Web Back-End</w:t>
      </w:r>
    </w:p>
    <w:p>
      <w:pPr>
        <w:pStyle w:val="Normal"/>
        <w:spacing w:lineRule="auto" w:line="360" w:before="0" w:after="0"/>
        <w:jc w:val="both"/>
        <w:rPr/>
      </w:pPr>
      <w:r>
        <w:rPr>
          <w:rFonts w:cs="Times New Roman" w:ascii="Times New Roman" w:hAnsi="Times New Roman"/>
          <w:sz w:val="28"/>
        </w:rPr>
        <w:tab/>
        <w:tab/>
        <w:t xml:space="preserve">Servidor responsável por disponibilizar a aplicação Back-End da plataforma. A aplicação contida neste servidor trabalha no modelo Cliente-Servidor, realizando conexão com o Front-End por meio do protocolo HTTP, esta aplicação também foi desenvolvida com java 8 </w:t>
      </w:r>
      <w:r>
        <w:rPr>
          <w:rFonts w:cs="Times New Roman" w:ascii="Times New Roman" w:hAnsi="Times New Roman"/>
          <w:sz w:val="28"/>
        </w:rPr>
        <w:t>compilada no formato .war</w:t>
      </w:r>
      <w:r>
        <w:rPr>
          <w:rFonts w:cs="Times New Roman" w:ascii="Times New Roman" w:hAnsi="Times New Roman"/>
          <w:sz w:val="28"/>
        </w:rPr>
        <w:t>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/>
          <w:b/>
          <w:sz w:val="28"/>
        </w:rPr>
      </w:pPr>
      <w:r>
        <w:rPr>
          <w:rFonts w:cs="Times New Roman" w:ascii="Times New Roman" w:hAnsi="Times New Roman"/>
          <w:b/>
          <w:sz w:val="28"/>
        </w:rPr>
        <w:tab/>
        <w:t>Banco de Dados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ab/>
        <w:tab/>
        <w:t>É necessário armazenar todas informações pertinentes ao jogos, como características do jogo a ser aplicado, imagens, perguntas e alterntivas, bem como informações das instituições, usuários, afim de gerar relatórios para que os responsáveis possam visualizar os resultados do jogo.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/>
          <w:b/>
          <w:sz w:val="28"/>
        </w:rPr>
      </w:pPr>
      <w:r>
        <w:rPr>
          <w:rFonts w:cs="Times New Roman" w:ascii="Times New Roman" w:hAnsi="Times New Roman"/>
          <w:b/>
          <w:sz w:val="28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/>
          <w:b/>
          <w:sz w:val="28"/>
        </w:rPr>
      </w:pPr>
      <w:r>
        <w:rPr>
          <w:rFonts w:cs="Times New Roman" w:ascii="Times New Roman" w:hAnsi="Times New Roman"/>
          <w:b/>
          <w:sz w:val="28"/>
        </w:rPr>
        <w:tab/>
        <w:t>Balanceador de Carga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ab/>
        <w:tab/>
        <w:t>É fundamental controlar a quantidade de acesso ao Servidor de Back-End, para que isso ocorra é necessario que este serviço seja escalável. Este serviço será responsável por direcionar as requisições para o Servido Back-End com menos carga.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/>
          <w:b/>
          <w:sz w:val="28"/>
        </w:rPr>
      </w:pPr>
      <w:r>
        <w:rPr>
          <w:rFonts w:cs="Times New Roman" w:ascii="Times New Roman" w:hAnsi="Times New Roman"/>
          <w:b/>
          <w:sz w:val="28"/>
        </w:rPr>
        <w:tab/>
        <w:t>Integração Contínua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ab/>
        <w:tab/>
        <w:t>É necessário garantir que um novo código esteja apto à ser disponibilizado frequentemente. Controlando as contruções, versionamento, validações e testes. Para que o processo de frequentes alterações parciais entejam disponíveis de maneira automática e com garantia de que a plataforma funcione como esperado.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</w:rPr>
      </w:pPr>
      <w:r>
        <w:rPr/>
        <w:drawing>
          <wp:inline distT="0" distB="0" distL="0" distR="0">
            <wp:extent cx="3924300" cy="2333625"/>
            <wp:effectExtent l="0" t="0" r="0" b="0"/>
            <wp:docPr id="2" name="Picture" descr="entrega contínu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entrega contínua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/>
          <w:b/>
          <w:sz w:val="28"/>
        </w:rPr>
      </w:pPr>
      <w:r>
        <w:rPr>
          <w:rFonts w:cs="Times New Roman" w:ascii="Times New Roman" w:hAnsi="Times New Roman"/>
          <w:b/>
          <w:sz w:val="28"/>
        </w:rPr>
      </w:r>
    </w:p>
    <w:p>
      <w:pPr>
        <w:pStyle w:val="Normal"/>
        <w:spacing w:lineRule="auto" w:line="360" w:before="0" w:after="0"/>
        <w:jc w:val="both"/>
        <w:rPr/>
      </w:pPr>
      <w:r>
        <w:rPr>
          <w:rFonts w:cs="Times New Roman" w:ascii="Times New Roman" w:hAnsi="Times New Roman"/>
          <w:b/>
          <w:sz w:val="28"/>
        </w:rPr>
        <w:tab/>
        <w:t>Interface de Monitoramento</w:t>
      </w:r>
    </w:p>
    <w:p>
      <w:pPr>
        <w:pStyle w:val="Normal"/>
        <w:spacing w:lineRule="auto" w:line="360" w:before="0" w:after="0"/>
        <w:jc w:val="both"/>
        <w:rPr/>
      </w:pPr>
      <w:r>
        <w:rPr>
          <w:rFonts w:cs="Times New Roman" w:ascii="Times New Roman" w:hAnsi="Times New Roman"/>
          <w:sz w:val="28"/>
        </w:rPr>
        <w:tab/>
        <w:tab/>
        <w:t xml:space="preserve">Serviço de monitoramento em tempo real para que informe ao Técnico resposável pela disponibilização da aplicação o estado da Máquina Virtual, demonstrando graficamente quanto é consumido de recurso de memória, processador, entrada e saída dados, bem como métricas referente a consumo de internet </w:t>
      </w:r>
      <w:r>
        <w:rPr>
          <w:rFonts w:cs="Times New Roman" w:ascii="Times New Roman" w:hAnsi="Times New Roman"/>
          <w:sz w:val="28"/>
        </w:rPr>
        <w:t>do host, além do estado dos containers</w:t>
      </w:r>
      <w:r>
        <w:rPr>
          <w:rFonts w:cs="Times New Roman" w:ascii="Times New Roman" w:hAnsi="Times New Roman"/>
          <w:sz w:val="28"/>
        </w:rPr>
        <w:t xml:space="preserve">. 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ab/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eastAsia="Times New Roman" w:cs="Times New Roman"/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eastAsia="Times New Roman" w:cs="Times New Roman"/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eastAsia="Times New Roman" w:cs="Times New Roman"/>
          <w:b/>
          <w:b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Quantidade e Escalabilidade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ab/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</w:rPr>
        <w:tab/>
        <w:t xml:space="preserve">É primordial que a plataforma seja escalável, garantindo que o </w:t>
      </w:r>
      <w:r>
        <w:rPr>
          <w:rFonts w:eastAsia="Times New Roman" w:cs="Times New Roman" w:ascii="Times New Roman" w:hAnsi="Times New Roman"/>
          <w:sz w:val="28"/>
          <w:szCs w:val="28"/>
        </w:rPr>
        <w:t>software estará sempre disponível sendo disponibilizado aos usuários com qualidade.</w:t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Como o software será utilizado por alunos do Centro Paula Souza, é fundamental que este requisito seja preenchido, pois de qualquer lugar e a qualquer momento o software deverá estar disponível.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bCs/>
          <w:sz w:val="32"/>
          <w:szCs w:val="32"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2"/>
        </w:rPr>
        <w:t>- CAPITULO III  (Desenvolvimento)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bCs/>
          <w:sz w:val="32"/>
          <w:szCs w:val="32"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2"/>
        </w:rPr>
        <w:tab/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bCs/>
          <w:sz w:val="32"/>
          <w:szCs w:val="32"/>
        </w:rPr>
      </w:pPr>
      <w:ins w:id="9" w:author="Eduardo Sakaue" w:date="2017-07-13T19:21:00Z">
        <w:r>
          <w:rPr>
            <w:rFonts w:eastAsia="Times New Roman" w:cs="Times New Roman" w:ascii="Times New Roman" w:hAnsi="Times New Roman"/>
            <w:b/>
            <w:bCs/>
            <w:sz w:val="32"/>
            <w:szCs w:val="32"/>
          </w:rPr>
          <w:t>Pegar o diagrama e colocar as tecnologias</w:t>
        </w:r>
      </w:ins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bCs/>
          <w:sz w:val="32"/>
          <w:szCs w:val="32"/>
        </w:rPr>
      </w:pPr>
      <w:r>
        <w:rPr/>
        <w:drawing>
          <wp:inline distT="0" distB="0" distL="0" distR="0">
            <wp:extent cx="5741035" cy="2695575"/>
            <wp:effectExtent l="0" t="0" r="0" b="0"/>
            <wp:docPr id="3" name="Picture 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bCs/>
          <w:sz w:val="32"/>
          <w:szCs w:val="32"/>
        </w:rPr>
      </w:pPr>
      <w:ins w:id="10" w:author="Eduardo Sakaue" w:date="2017-07-13T19:21:00Z">
        <w:r>
          <w:rPr>
            <w:rFonts w:eastAsia="Times New Roman" w:cs="Times New Roman" w:ascii="Times New Roman" w:hAnsi="Times New Roman"/>
            <w:b/>
            <w:bCs/>
            <w:sz w:val="32"/>
            <w:szCs w:val="32"/>
          </w:rPr>
        </w:r>
      </w:ins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ins w:id="12" w:author="Eduardo Sakaue" w:date="2017-07-13T19:21:00Z"/>
          <w:b/>
          <w:b/>
          <w:bCs/>
          <w:sz w:val="32"/>
          <w:szCs w:val="32"/>
        </w:rPr>
      </w:pPr>
      <w:ins w:id="11" w:author="Eduardo Sakaue" w:date="2017-07-13T19:22:00Z">
        <w:r>
          <w:rPr>
            <w:rFonts w:eastAsia="Times New Roman" w:cs="Times New Roman" w:ascii="Times New Roman" w:hAnsi="Times New Roman"/>
            <w:b/>
            <w:bCs/>
            <w:sz w:val="32"/>
            <w:szCs w:val="32"/>
          </w:rPr>
          <w:t>Explicar como utilizou cada uma delas</w:t>
        </w:r>
      </w:ins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bCs/>
          <w:sz w:val="32"/>
          <w:szCs w:val="32"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bCs/>
          <w:sz w:val="32"/>
          <w:szCs w:val="32"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2"/>
        </w:rPr>
        <w:t>Docker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Cs/>
          <w:sz w:val="32"/>
          <w:szCs w:val="32"/>
        </w:rPr>
        <w:tab/>
      </w:r>
      <w:r>
        <w:rPr>
          <w:rFonts w:eastAsia="Times New Roman" w:cs="Times New Roman" w:ascii="Times New Roman" w:hAnsi="Times New Roman"/>
          <w:bCs/>
          <w:sz w:val="28"/>
          <w:szCs w:val="28"/>
        </w:rPr>
        <w:t>Plataforma instalada na Máquina Virtual responsável por administrar e controlar todos serviços necessários para que a aplicação esteja em operação.</w:t>
      </w:r>
    </w:p>
    <w:p>
      <w:pPr>
        <w:pStyle w:val="Normal"/>
        <w:spacing w:lineRule="auto" w:line="360" w:before="0" w:after="0"/>
        <w:jc w:val="both"/>
        <w:rPr/>
      </w:pPr>
      <w:r>
        <w:rPr>
          <w:rFonts w:eastAsia="Times New Roman" w:cs="Times New Roman" w:ascii="Times New Roman" w:hAnsi="Times New Roman"/>
          <w:bCs/>
          <w:sz w:val="28"/>
          <w:szCs w:val="28"/>
        </w:rPr>
        <w:tab/>
        <w:t xml:space="preserve">O tutorial seguido para instalação do Docker pode ser encontrado </w:t>
      </w:r>
      <w:r>
        <w:rPr>
          <w:rFonts w:eastAsia="Times New Roman" w:cs="Times New Roman" w:ascii="Times New Roman" w:hAnsi="Times New Roman"/>
          <w:bCs/>
          <w:sz w:val="28"/>
          <w:szCs w:val="28"/>
        </w:rPr>
        <w:t xml:space="preserve">neste </w:t>
      </w:r>
      <w:hyperlink r:id="rId5">
        <w:r>
          <w:rPr>
            <w:rStyle w:val="Style"/>
            <w:rFonts w:eastAsia="Times New Roman" w:cs="Times New Roman" w:ascii="Times New Roman" w:hAnsi="Times New Roman"/>
            <w:bCs/>
            <w:sz w:val="28"/>
            <w:szCs w:val="28"/>
          </w:rPr>
          <w:t>link</w:t>
        </w:r>
      </w:hyperlink>
      <w:r>
        <w:rPr>
          <w:rFonts w:eastAsia="Times New Roman" w:cs="Times New Roman" w:ascii="Times New Roman" w:hAnsi="Times New Roman"/>
          <w:bCs/>
          <w:sz w:val="28"/>
          <w:szCs w:val="28"/>
        </w:rPr>
        <w:t>.</w:t>
      </w:r>
    </w:p>
    <w:p>
      <w:pPr>
        <w:pStyle w:val="Normal"/>
        <w:spacing w:lineRule="auto" w:line="360" w:before="0" w:after="0"/>
        <w:ind w:firstLine="708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Com o Docker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realiza </w:t>
      </w:r>
      <w:r>
        <w:rPr>
          <w:rFonts w:eastAsia="Times New Roman" w:cs="Times New Roman" w:ascii="Times New Roman" w:hAnsi="Times New Roman"/>
          <w:sz w:val="28"/>
          <w:szCs w:val="28"/>
        </w:rPr>
        <w:t>o empacotamento d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o </w:t>
      </w:r>
      <w:r>
        <w:rPr>
          <w:rFonts w:eastAsia="Times New Roman" w:cs="Times New Roman" w:ascii="Times New Roman" w:hAnsi="Times New Roman"/>
          <w:sz w:val="28"/>
          <w:szCs w:val="28"/>
        </w:rPr>
        <w:t>ambiente inteiro dentro de um contêiner, compartilhando com outras aplicações o que irão utilizar. Foi utilizado esta aplicação pois diminuirá drasticamente o tempo de necessário para disponibiizar a aplicação, pois não será necessário configura</w:t>
      </w:r>
      <w:r>
        <w:rPr>
          <w:rFonts w:eastAsia="Times New Roman" w:cs="Times New Roman" w:ascii="Times New Roman" w:hAnsi="Times New Roman"/>
          <w:sz w:val="28"/>
          <w:szCs w:val="28"/>
        </w:rPr>
        <w:t>r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o ambiente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toda vez que for instalado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. </w:t>
      </w:r>
    </w:p>
    <w:p>
      <w:pPr>
        <w:pStyle w:val="Normal"/>
        <w:spacing w:lineRule="auto" w:line="360" w:before="0" w:after="0"/>
        <w:ind w:firstLine="708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A escolha do Docker também baseada na redução de custo do projeto, pois te</w:t>
      </w:r>
      <w:r>
        <w:rPr>
          <w:rFonts w:eastAsia="Times New Roman" w:cs="Times New Roman" w:ascii="Times New Roman" w:hAnsi="Times New Roman"/>
          <w:sz w:val="28"/>
          <w:szCs w:val="28"/>
        </w:rPr>
        <w:t>mos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somente um</w:t>
      </w:r>
      <w:r>
        <w:rPr>
          <w:rFonts w:eastAsia="Times New Roman" w:cs="Times New Roman" w:ascii="Times New Roman" w:hAnsi="Times New Roman"/>
          <w:sz w:val="28"/>
          <w:szCs w:val="28"/>
        </w:rPr>
        <w:t>a máquina virtual, hospeda no Azure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com o Docker instalado, e todos recursos que serão necessários instalados dentro dele, </w:t>
      </w:r>
      <w:r>
        <w:rPr>
          <w:rFonts w:eastAsia="Times New Roman" w:cs="Times New Roman" w:ascii="Times New Roman" w:hAnsi="Times New Roman"/>
          <w:sz w:val="28"/>
          <w:szCs w:val="28"/>
        </w:rPr>
        <w:t>desta forma</w:t>
      </w:r>
      <w:r>
        <w:rPr>
          <w:rFonts w:eastAsia="Times New Roman" w:cs="Times New Roman" w:ascii="Times New Roman" w:hAnsi="Times New Roman"/>
          <w:sz w:val="28"/>
          <w:szCs w:val="28"/>
        </w:rPr>
        <w:t>, não é necessário ter computadores robustos ou vários serviços específicos para execução de tarefas diferentes.</w:t>
      </w:r>
    </w:p>
    <w:p>
      <w:pPr>
        <w:pStyle w:val="Corpodotexto"/>
        <w:jc w:val="both"/>
        <w:rPr/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Cada container criado </w:t>
      </w:r>
      <w:r>
        <w:rPr>
          <w:rFonts w:ascii="Times New Roman" w:hAnsi="Times New Roman"/>
          <w:sz w:val="28"/>
          <w:szCs w:val="28"/>
        </w:rPr>
        <w:t xml:space="preserve">no Docker é </w:t>
      </w:r>
      <w:r>
        <w:rPr>
          <w:rFonts w:ascii="Times New Roman" w:hAnsi="Times New Roman"/>
          <w:sz w:val="28"/>
          <w:szCs w:val="28"/>
        </w:rPr>
        <w:t>isolado</w:t>
      </w:r>
      <w:r>
        <w:rPr>
          <w:rFonts w:ascii="Times New Roman" w:hAnsi="Times New Roman"/>
          <w:sz w:val="28"/>
          <w:szCs w:val="28"/>
        </w:rPr>
        <w:t xml:space="preserve"> a virtualização a nível</w:t>
      </w:r>
      <w:bookmarkStart w:id="0" w:name="_GoBack"/>
      <w:bookmarkEnd w:id="0"/>
      <w:r>
        <w:rPr>
          <w:rFonts w:ascii="Times New Roman" w:hAnsi="Times New Roman"/>
          <w:sz w:val="28"/>
          <w:szCs w:val="28"/>
        </w:rPr>
        <w:t xml:space="preserve"> do sistema operacional, um método de virtualização onde o kernel do sistema operacional permite que múltiplos processos sejam executados isoladamente no mesmo host.</w:t>
      </w:r>
    </w:p>
    <w:p>
      <w:pPr>
        <w:pStyle w:val="Corpodotexto"/>
        <w:jc w:val="both"/>
        <w:rPr/>
      </w:pPr>
      <w:r>
        <w:rPr/>
      </w:r>
    </w:p>
    <w:p>
      <w:pPr>
        <w:pStyle w:val="Normal"/>
        <w:jc w:val="both"/>
        <w:rPr>
          <w:color w:val="00000A"/>
        </w:rPr>
      </w:pPr>
      <w:bookmarkStart w:id="1" w:name="docs-internal-guid-41738c27-3807-ee7c-8c"/>
      <w:bookmarkEnd w:id="1"/>
      <w:r>
        <w:rPr/>
        <w:drawing>
          <wp:inline distT="0" distB="0" distL="0" distR="0">
            <wp:extent cx="5848350" cy="3429000"/>
            <wp:effectExtent l="0" t="0" r="0" b="0"/>
            <wp:docPr id="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otexto"/>
        <w:jc w:val="both"/>
        <w:rPr/>
      </w:pPr>
      <w:r>
        <w:rPr/>
      </w:r>
    </w:p>
    <w:p>
      <w:pPr>
        <w:pStyle w:val="Corpodotexto"/>
        <w:jc w:val="both"/>
        <w:rPr>
          <w:rFonts w:ascii="Courier New" w:hAnsi="Courier New" w:eastAsia="Times New Roman" w:cs="Courier New"/>
          <w:b/>
          <w:b/>
          <w:bCs/>
          <w:sz w:val="32"/>
          <w:szCs w:val="32"/>
        </w:rPr>
      </w:pPr>
      <w:r>
        <w:rPr/>
      </w:r>
    </w:p>
    <w:p>
      <w:pPr>
        <w:pStyle w:val="Corpodotexto"/>
        <w:jc w:val="both"/>
        <w:rPr>
          <w:rFonts w:ascii="Courier New" w:hAnsi="Courier New" w:eastAsia="Times New Roman" w:cs="Courier New"/>
          <w:del w:id="14" w:author="Eduardo Sakaue" w:date="2017-07-13T20:05:00Z"/>
          <w:b/>
          <w:b/>
          <w:bCs/>
          <w:sz w:val="32"/>
          <w:szCs w:val="32"/>
        </w:rPr>
      </w:pPr>
      <w:del w:id="13" w:author="Eduardo Sakaue" w:date="2017-07-13T20:05:00Z">
        <w:r>
          <w:rPr/>
        </w:r>
      </w:del>
    </w:p>
    <w:p>
      <w:pPr>
        <w:pStyle w:val="Corpodotexto"/>
        <w:jc w:val="both"/>
        <w:rPr/>
      </w:pPr>
      <w:r>
        <w:rPr>
          <w:rFonts w:eastAsia="Times New Roman" w:cs="Times New Roman" w:ascii="Times New Roman" w:hAnsi="Times New Roman"/>
          <w:b/>
          <w:bCs/>
          <w:sz w:val="32"/>
          <w:szCs w:val="32"/>
        </w:rPr>
        <w:t>Containers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bCs/>
          <w:sz w:val="32"/>
          <w:szCs w:val="32"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360" w:before="0" w:after="0"/>
        <w:jc w:val="both"/>
        <w:rPr/>
      </w:pPr>
      <w:r>
        <w:rPr>
          <w:rFonts w:eastAsia="Times New Roman" w:cs="Times New Roman" w:ascii="Times New Roman" w:hAnsi="Times New Roman"/>
          <w:b/>
          <w:bCs/>
          <w:sz w:val="32"/>
          <w:szCs w:val="32"/>
        </w:rPr>
        <w:tab/>
      </w: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Mapskills-</w:t>
      </w: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Ca</w:t>
      </w: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 xml:space="preserve">divisor 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 w:before="0" w:after="0"/>
        <w:jc w:val="both"/>
        <w:rPr/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ab/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 xml:space="preserve">Container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que auxilia no gerenciamento d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os containers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 xml:space="preserve"> e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 xml:space="preserve">recursos consumidos pelo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host. Com esta imagem e possivel monitorar todos processos e saber em tempo real todo funcionamento do host alocado.</w:t>
      </w:r>
    </w:p>
    <w:p>
      <w:pPr>
        <w:pStyle w:val="Normal"/>
        <w:spacing w:lineRule="auto" w:line="360" w:before="0" w:after="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ab/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 xml:space="preserve">A Imagem Docker utilizada neste container pode ser encontrada no Repositório oficial Docker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Hub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thiagolsfortunato</w:t>
      </w:r>
      <w:hyperlink r:id="rId7">
        <w:r>
          <w:rPr>
            <w:rStyle w:val="Style"/>
            <w:rFonts w:eastAsia="Times New Roman" w:cs="Times New Roman" w:ascii="Times New Roman" w:hAnsi="Times New Roman"/>
            <w:b w:val="false"/>
            <w:bCs w:val="false"/>
            <w:sz w:val="28"/>
            <w:szCs w:val="28"/>
          </w:rPr>
          <w:t>/</w:t>
        </w:r>
        <w:r>
          <w:rPr>
            <w:rStyle w:val="Style"/>
            <w:rFonts w:eastAsia="Times New Roman" w:cs="Times New Roman" w:ascii="Times New Roman" w:hAnsi="Times New Roman"/>
            <w:b w:val="false"/>
            <w:bCs w:val="false"/>
            <w:sz w:val="28"/>
            <w:szCs w:val="28"/>
          </w:rPr>
          <w:t>mapskills-</w:t>
        </w:r>
        <w:r>
          <w:rPr>
            <w:rStyle w:val="Style"/>
            <w:rFonts w:eastAsia="Times New Roman" w:cs="Times New Roman" w:ascii="Times New Roman" w:hAnsi="Times New Roman"/>
            <w:b w:val="false"/>
            <w:bCs w:val="false"/>
            <w:sz w:val="28"/>
            <w:szCs w:val="28"/>
          </w:rPr>
          <w:t>cadvisor</w:t>
        </w:r>
      </w:hyperlink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.</w:t>
      </w:r>
    </w:p>
    <w:p>
      <w:pPr>
        <w:pStyle w:val="Normal"/>
        <w:spacing w:lineRule="auto" w:line="360" w:before="0" w:after="0"/>
        <w:jc w:val="both"/>
        <w:rPr/>
      </w:pPr>
      <w:r>
        <w:rPr>
          <w:rFonts w:eastAsia="Times New Roman" w:cs="Times New Roman" w:ascii="Times New Roman" w:hAnsi="Times New Roman"/>
          <w:b w:val="false"/>
          <w:bCs/>
          <w:sz w:val="28"/>
          <w:szCs w:val="28"/>
        </w:rPr>
        <w:tab/>
        <w:t>A porta 8888 foi configurada para acesso a aplicacao.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bCs/>
          <w:sz w:val="32"/>
          <w:szCs w:val="32"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360" w:before="0" w:after="0"/>
        <w:jc w:val="both"/>
        <w:rPr/>
      </w:pPr>
      <w:r>
        <w:rPr>
          <w:rFonts w:eastAsia="Times New Roman" w:cs="Times New Roman" w:ascii="Times New Roman" w:hAnsi="Times New Roman"/>
          <w:b/>
          <w:bCs/>
          <w:sz w:val="32"/>
          <w:szCs w:val="32"/>
        </w:rPr>
        <w:tab/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bCs/>
          <w:sz w:val="32"/>
          <w:szCs w:val="32"/>
        </w:rPr>
      </w:pPr>
      <w:r>
        <w:rPr/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bCs/>
          <w:sz w:val="32"/>
          <w:szCs w:val="32"/>
        </w:rPr>
      </w:pPr>
      <w:r>
        <w:rPr/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bCs/>
          <w:sz w:val="32"/>
          <w:szCs w:val="32"/>
        </w:rPr>
      </w:pPr>
      <w:r>
        <w:rPr/>
      </w:r>
    </w:p>
    <w:p>
      <w:pPr>
        <w:pStyle w:val="Normal"/>
        <w:spacing w:lineRule="auto" w:line="360" w:before="0" w:after="0"/>
        <w:jc w:val="both"/>
        <w:rPr/>
      </w:pPr>
      <w:r>
        <w:rPr>
          <w:rFonts w:eastAsia="Times New Roman" w:cs="Times New Roman" w:ascii="Times New Roman" w:hAnsi="Times New Roman"/>
          <w:b/>
          <w:bCs/>
          <w:sz w:val="32"/>
          <w:szCs w:val="32"/>
        </w:rPr>
        <w:tab/>
        <w:t>Mapskills-</w:t>
      </w:r>
      <w:r>
        <w:rPr>
          <w:rFonts w:eastAsia="Times New Roman" w:cs="Times New Roman" w:ascii="Times New Roman" w:hAnsi="Times New Roman"/>
          <w:b/>
          <w:bCs/>
          <w:sz w:val="32"/>
          <w:szCs w:val="32"/>
        </w:rPr>
        <w:t>Jenkins</w:t>
      </w:r>
    </w:p>
    <w:p>
      <w:pPr>
        <w:pStyle w:val="Normal"/>
        <w:spacing w:lineRule="auto" w:line="360" w:before="0" w:after="0"/>
        <w:jc w:val="both"/>
        <w:rPr/>
      </w:pPr>
      <w:r>
        <w:rPr>
          <w:rFonts w:eastAsia="Times New Roman" w:cs="Times New Roman" w:ascii="Times New Roman" w:hAnsi="Times New Roman"/>
          <w:b/>
          <w:bCs/>
          <w:sz w:val="32"/>
          <w:szCs w:val="32"/>
        </w:rPr>
        <w:tab/>
      </w:r>
      <w:r>
        <w:rPr>
          <w:rFonts w:eastAsia="Times New Roman" w:cs="Times New Roman" w:ascii="Times New Roman" w:hAnsi="Times New Roman"/>
          <w:bCs/>
          <w:sz w:val="28"/>
          <w:szCs w:val="28"/>
        </w:rPr>
        <w:t>Container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Jenkins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realiza o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controle dos deploys realizados durante a implementação do software. Após configurado, tem o trabalho de realizar </w:t>
      </w:r>
      <w:r>
        <w:rPr>
          <w:rFonts w:eastAsia="Times New Roman" w:cs="Times New Roman" w:ascii="Times New Roman" w:hAnsi="Times New Roman"/>
          <w:sz w:val="28"/>
          <w:szCs w:val="28"/>
        </w:rPr>
        <w:t>construções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de forma instantânea, com testes sendo executados e falhas detectadas </w:t>
      </w:r>
      <w:r>
        <w:rPr>
          <w:rFonts w:eastAsia="Times New Roman" w:cs="Times New Roman" w:ascii="Times New Roman" w:hAnsi="Times New Roman"/>
          <w:sz w:val="28"/>
          <w:szCs w:val="28"/>
        </w:rPr>
        <w:t>caso encontre-as.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Normal"/>
        <w:spacing w:lineRule="auto" w:line="360" w:before="0" w:after="0"/>
        <w:jc w:val="both"/>
        <w:rPr/>
      </w:pPr>
      <w:r>
        <w:rPr/>
        <w:drawing>
          <wp:inline distT="0" distB="0" distL="0" distR="0">
            <wp:extent cx="5490845" cy="2564765"/>
            <wp:effectExtent l="0" t="0" r="0" b="0"/>
            <wp:docPr id="5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both"/>
        <w:rPr/>
      </w:pPr>
      <w:r>
        <w:rPr>
          <w:rFonts w:eastAsia="Times New Roman" w:cs="Times New Roman" w:ascii="Times New Roman" w:hAnsi="Times New Roman"/>
          <w:bCs/>
          <w:sz w:val="28"/>
          <w:szCs w:val="28"/>
        </w:rPr>
        <w:tab/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A </w:t>
      </w:r>
      <w:r>
        <w:rPr>
          <w:rFonts w:eastAsia="Times New Roman" w:cs="Times New Roman" w:ascii="Times New Roman" w:hAnsi="Times New Roman"/>
          <w:sz w:val="28"/>
          <w:szCs w:val="28"/>
        </w:rPr>
        <w:t>Interface Web do Jenkins pode ser acessada através da porta 8585.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both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ab/>
        <w:t>Job Build Mapskills-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App</w:t>
      </w:r>
    </w:p>
    <w:p>
      <w:pPr>
        <w:pStyle w:val="Normal"/>
        <w:spacing w:lineRule="auto" w:line="360" w:before="0" w:after="0"/>
        <w:jc w:val="both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ab/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Este job é responsável por </w:t>
      </w:r>
      <w:r>
        <w:rPr>
          <w:rFonts w:eastAsia="Times New Roman" w:cs="Times New Roman" w:ascii="Times New Roman" w:hAnsi="Times New Roman"/>
          <w:sz w:val="28"/>
          <w:szCs w:val="28"/>
        </w:rPr>
        <w:t>contruir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o projeto mapskills através de comandos Maven.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ab/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u w:val="single"/>
        </w:rPr>
        <w:t>- Gerenciamento de Código Fonte</w:t>
      </w:r>
    </w:p>
    <w:p>
      <w:pPr>
        <w:pStyle w:val="Normal"/>
        <w:spacing w:lineRule="auto" w:line="360" w:before="0" w:after="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ab/>
        <w:t xml:space="preserve">Para que o processo de </w:t>
      </w:r>
      <w:r>
        <w:rPr>
          <w:rFonts w:eastAsia="Times New Roman" w:cs="Times New Roman" w:ascii="Times New Roman" w:hAnsi="Times New Roman"/>
          <w:sz w:val="28"/>
          <w:szCs w:val="28"/>
        </w:rPr>
        <w:t>contrução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aconteça é necessário apontar o Repositório de Gerenciamento de </w:t>
      </w:r>
      <w:r>
        <w:rPr>
          <w:rFonts w:eastAsia="Times New Roman" w:cs="Times New Roman" w:ascii="Times New Roman" w:hAnsi="Times New Roman"/>
          <w:sz w:val="28"/>
          <w:szCs w:val="28"/>
        </w:rPr>
        <w:t>C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ódigo </w:t>
      </w:r>
      <w:r>
        <w:rPr>
          <w:rFonts w:eastAsia="Times New Roman" w:cs="Times New Roman" w:ascii="Times New Roman" w:hAnsi="Times New Roman"/>
          <w:sz w:val="28"/>
          <w:szCs w:val="28"/>
        </w:rPr>
        <w:t>F</w:t>
      </w:r>
      <w:r>
        <w:rPr>
          <w:rFonts w:eastAsia="Times New Roman" w:cs="Times New Roman" w:ascii="Times New Roman" w:hAnsi="Times New Roman"/>
          <w:sz w:val="28"/>
          <w:szCs w:val="28"/>
        </w:rPr>
        <w:t>onte, neste caso, ele está localizado no seguinte endereço:</w:t>
      </w:r>
      <w:r>
        <w:rPr>
          <w:rFonts w:eastAsia="Times New Roman" w:cs="Times New Roman" w:ascii="Times New Roman" w:hAnsi="Times New Roman"/>
          <w:i/>
          <w:sz w:val="28"/>
          <w:szCs w:val="28"/>
        </w:rPr>
        <w:t xml:space="preserve"> </w:t>
      </w:r>
      <w:hyperlink r:id="rId9">
        <w:r>
          <w:rPr>
            <w:rStyle w:val="LinkdaInternet"/>
            <w:rFonts w:eastAsia="Times New Roman" w:cs="Times New Roman" w:ascii="Times New Roman" w:hAnsi="Times New Roman"/>
            <w:sz w:val="28"/>
            <w:szCs w:val="28"/>
          </w:rPr>
          <w:t>https://github.com/Marcelo-Inacio/mapskills.git</w:t>
        </w:r>
      </w:hyperlink>
      <w:r>
        <w:rPr>
          <w:rStyle w:val="LinkdaInternet"/>
          <w:rFonts w:eastAsia="Times New Roman" w:cs="Times New Roman" w:ascii="Times New Roman" w:hAnsi="Times New Roman"/>
          <w:i/>
          <w:sz w:val="28"/>
          <w:szCs w:val="28"/>
        </w:rPr>
        <w:t>.</w:t>
      </w:r>
    </w:p>
    <w:p>
      <w:pPr>
        <w:pStyle w:val="Normal"/>
        <w:spacing w:lineRule="auto" w:line="360" w:before="0" w:after="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ab/>
      </w:r>
      <w:r>
        <w:rPr>
          <w:rFonts w:eastAsia="Times New Roman" w:cs="Times New Roman" w:ascii="Times New Roman" w:hAnsi="Times New Roman"/>
          <w:sz w:val="28"/>
          <w:szCs w:val="28"/>
        </w:rPr>
        <w:t>Foi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definida que a Branch Master é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a </w:t>
      </w:r>
      <w:r>
        <w:rPr>
          <w:rFonts w:eastAsia="Times New Roman" w:cs="Times New Roman" w:ascii="Times New Roman" w:hAnsi="Times New Roman"/>
          <w:sz w:val="28"/>
          <w:szCs w:val="28"/>
        </w:rPr>
        <w:t>principal para este Job</w:t>
      </w:r>
    </w:p>
    <w:p>
      <w:pPr>
        <w:pStyle w:val="Normal"/>
        <w:spacing w:lineRule="auto" w:line="360" w:before="0" w:after="0"/>
        <w:jc w:val="both"/>
        <w:rPr/>
      </w:pPr>
      <w:r>
        <w:rPr/>
        <w:drawing>
          <wp:inline distT="0" distB="0" distL="0" distR="0">
            <wp:extent cx="5490845" cy="2009140"/>
            <wp:effectExtent l="0" t="0" r="0" b="0"/>
            <wp:docPr id="6" name="Image7" descr="C:\Users\Thiago Fortunato\AppData\Local\Microsoft\Windows\INetCache\Content.Word\ap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C:\Users\Thiago Fortunato\AppData\Local\Microsoft\Windows\INetCache\Content.Word\app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19627" r="0" b="153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360" w:before="0" w:after="0"/>
        <w:jc w:val="both"/>
        <w:rPr>
          <w:b w:val="false"/>
          <w:b w:val="false"/>
          <w:bCs w:val="false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u w:val="none"/>
        </w:rPr>
        <w:tab/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u w:val="single"/>
        </w:rPr>
        <w:t xml:space="preserve">- Trigger de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u w:val="single"/>
        </w:rPr>
        <w:t>Contrução</w:t>
      </w:r>
    </w:p>
    <w:p>
      <w:pPr>
        <w:pStyle w:val="Normal"/>
        <w:spacing w:lineRule="auto" w:line="360" w:before="0" w:after="0"/>
        <w:ind w:firstLine="708"/>
        <w:jc w:val="both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ab/>
      </w:r>
      <w:r>
        <w:rPr>
          <w:rFonts w:eastAsia="Times New Roman" w:cs="Times New Roman" w:ascii="Times New Roman" w:hAnsi="Times New Roman"/>
          <w:sz w:val="28"/>
          <w:szCs w:val="28"/>
        </w:rPr>
        <w:t>O J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enkins </w:t>
      </w:r>
      <w:r>
        <w:rPr>
          <w:rFonts w:eastAsia="Times New Roman" w:cs="Times New Roman" w:ascii="Times New Roman" w:hAnsi="Times New Roman"/>
          <w:sz w:val="28"/>
          <w:szCs w:val="28"/>
        </w:rPr>
        <w:t>irá realizar a contrução do Mapskills-App caso verifique alguma alteração na Branch Master.</w:t>
      </w:r>
    </w:p>
    <w:p>
      <w:pPr>
        <w:pStyle w:val="Normal"/>
        <w:spacing w:lineRule="auto" w:line="360" w:before="0" w:after="0"/>
        <w:jc w:val="both"/>
        <w:rPr/>
      </w:pPr>
      <w:r>
        <w:rPr/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90845" cy="1339215"/>
            <wp:effectExtent l="0" t="0" r="0" b="0"/>
            <wp:wrapSquare wrapText="largest"/>
            <wp:docPr id="7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jc w:val="both"/>
        <w:rPr/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ab/>
      </w:r>
    </w:p>
    <w:p>
      <w:pPr>
        <w:pStyle w:val="Normal"/>
        <w:spacing w:lineRule="auto" w:line="360" w:before="0" w:after="0"/>
        <w:jc w:val="both"/>
        <w:rPr/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u w:val="none"/>
        </w:rPr>
        <w:tab/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u w:val="single"/>
        </w:rPr>
        <w:t xml:space="preserve">-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u w:val="single"/>
        </w:rPr>
        <w:t>B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u w:val="single"/>
        </w:rPr>
        <w:t>uild</w:t>
      </w:r>
    </w:p>
    <w:p>
      <w:pPr>
        <w:pStyle w:val="Normal"/>
        <w:spacing w:lineRule="auto" w:line="360" w:before="0" w:after="0"/>
        <w:jc w:val="both"/>
        <w:rPr/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ab/>
      </w:r>
      <w:r>
        <w:rPr>
          <w:rFonts w:eastAsia="Times New Roman" w:cs="Times New Roman" w:ascii="Times New Roman" w:hAnsi="Times New Roman"/>
          <w:bCs/>
          <w:sz w:val="28"/>
          <w:szCs w:val="28"/>
        </w:rPr>
        <w:t xml:space="preserve">O Jenkins utiliza o </w:t>
      </w:r>
      <w:r>
        <w:rPr>
          <w:rFonts w:eastAsia="Times New Roman" w:cs="Times New Roman" w:ascii="Times New Roman" w:hAnsi="Times New Roman"/>
          <w:bCs/>
          <w:sz w:val="28"/>
          <w:szCs w:val="28"/>
        </w:rPr>
        <w:t xml:space="preserve">Maven </w:t>
      </w:r>
      <w:r>
        <w:rPr>
          <w:rFonts w:eastAsia="Times New Roman" w:cs="Times New Roman" w:ascii="Times New Roman" w:hAnsi="Times New Roman"/>
          <w:bCs/>
          <w:sz w:val="28"/>
          <w:szCs w:val="28"/>
        </w:rPr>
        <w:t>3.5</w:t>
      </w:r>
      <w:r>
        <w:rPr>
          <w:rFonts w:eastAsia="Times New Roman" w:cs="Times New Roman" w:ascii="Times New Roman" w:hAnsi="Times New Roman"/>
          <w:bCs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bCs/>
          <w:sz w:val="28"/>
          <w:szCs w:val="28"/>
        </w:rPr>
        <w:t xml:space="preserve">para realizar </w:t>
      </w:r>
      <w:r>
        <w:rPr>
          <w:rFonts w:eastAsia="Times New Roman" w:cs="Times New Roman" w:ascii="Times New Roman" w:hAnsi="Times New Roman"/>
          <w:bCs/>
          <w:sz w:val="28"/>
          <w:szCs w:val="28"/>
        </w:rPr>
        <w:t xml:space="preserve">o processo de </w:t>
      </w:r>
      <w:r>
        <w:rPr>
          <w:rFonts w:eastAsia="Times New Roman" w:cs="Times New Roman" w:ascii="Times New Roman" w:hAnsi="Times New Roman"/>
          <w:bCs/>
          <w:sz w:val="28"/>
          <w:szCs w:val="28"/>
        </w:rPr>
        <w:t>construção</w:t>
      </w:r>
      <w:r>
        <w:rPr>
          <w:rFonts w:eastAsia="Times New Roman" w:cs="Times New Roman" w:ascii="Times New Roman" w:hAnsi="Times New Roman"/>
          <w:bCs/>
          <w:sz w:val="28"/>
          <w:szCs w:val="28"/>
        </w:rPr>
        <w:t xml:space="preserve"> do Software Mapskills-</w:t>
      </w:r>
      <w:r>
        <w:rPr>
          <w:rFonts w:eastAsia="Times New Roman" w:cs="Times New Roman" w:ascii="Times New Roman" w:hAnsi="Times New Roman"/>
          <w:bCs/>
          <w:sz w:val="28"/>
          <w:szCs w:val="28"/>
        </w:rPr>
        <w:t>App</w:t>
      </w:r>
      <w:r>
        <w:rPr>
          <w:rFonts w:eastAsia="Times New Roman" w:cs="Times New Roman" w:ascii="Times New Roman" w:hAnsi="Times New Roman"/>
          <w:bCs/>
          <w:sz w:val="28"/>
          <w:szCs w:val="28"/>
        </w:rPr>
        <w:t xml:space="preserve">. </w:t>
      </w:r>
    </w:p>
    <w:p>
      <w:pPr>
        <w:pStyle w:val="Normal"/>
        <w:spacing w:lineRule="auto" w:line="360" w:before="0" w:after="0"/>
        <w:jc w:val="both"/>
        <w:rPr/>
      </w:pPr>
      <w:r>
        <w:rPr>
          <w:rFonts w:eastAsia="Times New Roman" w:cs="Times New Roman" w:ascii="Times New Roman" w:hAnsi="Times New Roman"/>
          <w:bCs/>
          <w:sz w:val="28"/>
          <w:szCs w:val="28"/>
        </w:rPr>
        <w:tab/>
        <w:t xml:space="preserve">O comando </w:t>
      </w:r>
      <w:r>
        <w:rPr>
          <w:rFonts w:eastAsia="Times New Roman" w:cs="Times New Roman" w:ascii="Times New Roman" w:hAnsi="Times New Roman"/>
          <w:bCs/>
          <w:sz w:val="28"/>
          <w:szCs w:val="28"/>
        </w:rPr>
        <w:t xml:space="preserve">utilizado apaga a </w:t>
      </w:r>
      <w:r>
        <w:rPr>
          <w:rFonts w:eastAsia="Times New Roman" w:cs="Times New Roman" w:ascii="Times New Roman" w:hAnsi="Times New Roman"/>
          <w:bCs/>
          <w:sz w:val="28"/>
          <w:szCs w:val="28"/>
        </w:rPr>
        <w:t xml:space="preserve">pasta Target, instala os pacotes nos respectivos repositórios </w:t>
      </w:r>
      <w:r>
        <w:rPr>
          <w:rFonts w:eastAsia="Times New Roman" w:cs="Times New Roman" w:ascii="Times New Roman" w:hAnsi="Times New Roman"/>
          <w:bCs/>
          <w:sz w:val="28"/>
          <w:szCs w:val="28"/>
        </w:rPr>
        <w:t>e</w:t>
      </w:r>
      <w:r>
        <w:rPr>
          <w:rFonts w:eastAsia="Times New Roman" w:cs="Times New Roman" w:ascii="Times New Roman" w:hAnsi="Times New Roman"/>
          <w:bCs/>
          <w:sz w:val="28"/>
          <w:szCs w:val="28"/>
        </w:rPr>
        <w:t xml:space="preserve"> não rodar o script de criação do Banco de Dados, pois desta forma é garantido que os dados nunca serão apagados. Todos esses comandos são rodados pelo usuário Azure, configurado na aplicação: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/>
      </w:r>
    </w:p>
    <w:p>
      <w:pPr>
        <w:pStyle w:val="Normal"/>
        <w:spacing w:lineRule="auto" w:line="360" w:before="0" w:after="0"/>
        <w:jc w:val="center"/>
        <w:rPr>
          <w:rFonts w:ascii="Courier 10 Pitch" w:hAnsi="Courier 10 Pitch" w:eastAsia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 w:ascii="Courier 10 Pitch" w:hAnsi="Courier 10 Pitch"/>
          <w:b w:val="false"/>
          <w:bCs w:val="false"/>
          <w:sz w:val="24"/>
          <w:szCs w:val="24"/>
        </w:rPr>
        <w:t>clean install -Dliquibase.should.run=false -Pazure</w:t>
      </w:r>
    </w:p>
    <w:p>
      <w:pPr>
        <w:pStyle w:val="Normal"/>
        <w:spacing w:lineRule="auto" w:line="360" w:before="0" w:after="0"/>
        <w:jc w:val="both"/>
        <w:rPr>
          <w:rFonts w:ascii="Courier 10 Pitch" w:hAnsi="Courier 10 Pitch" w:eastAsia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 w:ascii="Courier 10 Pitch" w:hAnsi="Courier 10 Pitch"/>
          <w:b w:val="false"/>
          <w:bCs w:val="false"/>
          <w:sz w:val="28"/>
          <w:szCs w:val="28"/>
        </w:rPr>
      </w:r>
    </w:p>
    <w:p>
      <w:pPr>
        <w:pStyle w:val="Normal"/>
        <w:spacing w:lineRule="auto" w:line="360" w:before="0" w:after="0"/>
        <w:jc w:val="both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ab/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u w:val="single"/>
        </w:rPr>
        <w:t xml:space="preserve">- Ações de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u w:val="single"/>
        </w:rPr>
        <w:t>P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u w:val="single"/>
        </w:rPr>
        <w:t>ós-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u w:val="single"/>
        </w:rPr>
        <w:t>Construção</w:t>
      </w:r>
    </w:p>
    <w:p>
      <w:pPr>
        <w:pStyle w:val="Normal"/>
        <w:spacing w:lineRule="auto" w:line="360" w:before="0" w:after="0"/>
        <w:jc w:val="both"/>
        <w:rPr/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ab/>
      </w:r>
      <w:r>
        <w:rPr>
          <w:rFonts w:eastAsia="Times New Roman" w:cs="Times New Roman" w:ascii="Times New Roman" w:hAnsi="Times New Roman"/>
          <w:bCs/>
          <w:sz w:val="28"/>
          <w:szCs w:val="28"/>
        </w:rPr>
        <w:t xml:space="preserve">Esta configuração é responsável por armazenar todos builds executados com sucesso pelo Jenkins, ele guardará no diretório </w:t>
      </w:r>
      <w:r>
        <w:rPr>
          <w:rFonts w:eastAsia="Times New Roman" w:cs="Times New Roman" w:ascii="Times New Roman" w:hAnsi="Times New Roman"/>
          <w:bCs/>
          <w:i/>
          <w:sz w:val="28"/>
          <w:szCs w:val="28"/>
        </w:rPr>
        <w:t>/var/lib/jenkins/jobs/'Build Mapskills-app'/workspace/target/</w:t>
      </w:r>
      <w:r>
        <w:rPr>
          <w:rFonts w:eastAsia="Times New Roman" w:cs="Times New Roman" w:ascii="Times New Roman" w:hAnsi="Times New Roman"/>
          <w:bCs/>
          <w:sz w:val="28"/>
          <w:szCs w:val="28"/>
        </w:rPr>
        <w:t xml:space="preserve"> o arquivo mapskills.war.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/>
      </w:r>
    </w:p>
    <w:p>
      <w:pPr>
        <w:pStyle w:val="Normal"/>
        <w:spacing w:lineRule="auto" w:line="360" w:before="0" w:after="0"/>
        <w:jc w:val="both"/>
        <w:rPr/>
      </w:pPr>
      <w:r>
        <w:rPr/>
        <w:drawing>
          <wp:inline distT="0" distB="0" distL="0" distR="0">
            <wp:extent cx="4528820" cy="1763395"/>
            <wp:effectExtent l="0" t="0" r="0" b="0"/>
            <wp:docPr id="8" name="Image9" descr="C:\Users\Thiago Fortunato\AppData\Local\Microsoft\Windows\INetCache\Content.Word\ap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 descr="C:\Users\Thiago Fortunato\AppData\Local\Microsoft\Windows\INetCache\Content.Word\app4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9637" t="52945" r="20716" b="66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82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Cs/>
          <w:sz w:val="28"/>
          <w:szCs w:val="28"/>
        </w:rPr>
      </w:r>
    </w:p>
    <w:p>
      <w:pPr>
        <w:pStyle w:val="Normal"/>
        <w:spacing w:lineRule="auto" w:line="360" w:before="0" w:after="0"/>
        <w:jc w:val="both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ab/>
      </w: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Copy Artifact Mapskills App </w:t>
      </w:r>
    </w:p>
    <w:p>
      <w:pPr>
        <w:pStyle w:val="Normal"/>
        <w:spacing w:lineRule="auto" w:line="360" w:before="0" w:after="0"/>
        <w:jc w:val="both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ab/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Este job tem a finalidade de </w:t>
      </w:r>
      <w:r>
        <w:rPr>
          <w:rFonts w:eastAsia="Times New Roman" w:cs="Times New Roman" w:ascii="Times New Roman" w:hAnsi="Times New Roman"/>
          <w:sz w:val="28"/>
          <w:szCs w:val="28"/>
        </w:rPr>
        <w:t>copiar o arquivo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o deploy do arquivo mapskills.war de maneira automática.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/>
      </w:r>
    </w:p>
    <w:p>
      <w:pPr>
        <w:pStyle w:val="Normal"/>
        <w:spacing w:lineRule="auto" w:line="360" w:before="0" w:after="0"/>
        <w:jc w:val="both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ab/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u w:val="single"/>
        </w:rPr>
        <w:t xml:space="preserve">-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u w:val="single"/>
        </w:rPr>
        <w:t>T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u w:val="single"/>
        </w:rPr>
        <w:t>rigger de Builds</w:t>
      </w:r>
    </w:p>
    <w:p>
      <w:pPr>
        <w:pStyle w:val="Normal"/>
        <w:spacing w:lineRule="auto" w:line="360" w:before="0" w:after="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ab/>
        <w:t>Este job é inicializado somente após a execução com sucesso do Job Build Mapskills-app, conforme imagem abaixo.</w:t>
      </w:r>
    </w:p>
    <w:p>
      <w:pPr>
        <w:pStyle w:val="Normal"/>
        <w:spacing w:lineRule="auto" w:line="360" w:before="0" w:after="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drawing>
          <wp:inline distT="0" distB="0" distL="0" distR="0">
            <wp:extent cx="5487670" cy="1274445"/>
            <wp:effectExtent l="0" t="0" r="0" b="0"/>
            <wp:docPr id="9" name="Image10" descr="C:\Users\Thiago Fortunato\AppData\Local\Microsoft\Windows\INetCache\Content.Word\app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" descr="C:\Users\Thiago Fortunato\AppData\Local\Microsoft\Windows\INetCache\Content.Word\app6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0" t="38730" r="0" b="206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67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jc w:val="both"/>
        <w:rPr/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ab/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u w:val="single"/>
        </w:rPr>
        <w:t xml:space="preserve">-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u w:val="single"/>
        </w:rPr>
        <w:t>B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u w:val="single"/>
        </w:rPr>
        <w:t>uild</w:t>
      </w:r>
    </w:p>
    <w:p>
      <w:pPr>
        <w:pStyle w:val="Normal"/>
        <w:spacing w:lineRule="auto" w:line="360" w:before="0" w:after="0"/>
        <w:jc w:val="both"/>
        <w:rPr/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ab/>
      </w:r>
      <w:r>
        <w:rPr>
          <w:rFonts w:eastAsia="Times New Roman" w:cs="Times New Roman" w:ascii="Times New Roman" w:hAnsi="Times New Roman"/>
          <w:bCs/>
          <w:sz w:val="28"/>
          <w:szCs w:val="28"/>
        </w:rPr>
        <w:t xml:space="preserve">O comando executado neste build tem a finalidade de copiar o arquivo mapskills.war para o diretório </w:t>
      </w:r>
      <w:r>
        <w:rPr>
          <w:rFonts w:eastAsia="Times New Roman" w:cs="Times New Roman" w:ascii="Times New Roman" w:hAnsi="Times New Roman"/>
          <w:bCs/>
          <w:i/>
          <w:iCs/>
          <w:sz w:val="28"/>
          <w:szCs w:val="28"/>
        </w:rPr>
        <w:t>/</w:t>
      </w:r>
      <w:r>
        <w:rPr>
          <w:rFonts w:eastAsia="Times New Roman" w:cs="Times New Roman" w:ascii="Times New Roman" w:hAnsi="Times New Roman"/>
          <w:bCs/>
          <w:i/>
          <w:iCs/>
          <w:sz w:val="28"/>
          <w:szCs w:val="28"/>
        </w:rPr>
        <w:t>mapskills/back</w:t>
      </w:r>
      <w:r>
        <w:rPr>
          <w:rFonts w:eastAsia="Times New Roman" w:cs="Times New Roman" w:ascii="Times New Roman" w:hAnsi="Times New Roman"/>
          <w:bCs/>
          <w:sz w:val="28"/>
          <w:szCs w:val="28"/>
        </w:rPr>
        <w:t>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90845" cy="2067560"/>
            <wp:effectExtent l="0" t="0" r="0" b="0"/>
            <wp:wrapSquare wrapText="largest"/>
            <wp:docPr id="10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Cs/>
          <w:sz w:val="28"/>
          <w:szCs w:val="28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Job Build Mapskills-web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360" w:before="0" w:after="0"/>
        <w:jc w:val="both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ab/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Este job é responsável por </w:t>
      </w:r>
      <w:r>
        <w:rPr>
          <w:rFonts w:eastAsia="Times New Roman" w:cs="Times New Roman" w:ascii="Times New Roman" w:hAnsi="Times New Roman"/>
          <w:sz w:val="28"/>
          <w:szCs w:val="28"/>
        </w:rPr>
        <w:t>contruir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a interface web utilizada para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o projeto </w:t>
      </w:r>
      <w:r>
        <w:rPr>
          <w:rFonts w:eastAsia="Times New Roman" w:cs="Times New Roman" w:ascii="Times New Roman" w:hAnsi="Times New Roman"/>
          <w:sz w:val="28"/>
          <w:szCs w:val="28"/>
        </w:rPr>
        <w:t>M</w:t>
      </w:r>
      <w:r>
        <w:rPr>
          <w:rFonts w:eastAsia="Times New Roman" w:cs="Times New Roman" w:ascii="Times New Roman" w:hAnsi="Times New Roman"/>
          <w:sz w:val="28"/>
          <w:szCs w:val="28"/>
        </w:rPr>
        <w:t>apskills através de comandos Maven.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/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/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/>
      </w:r>
    </w:p>
    <w:p>
      <w:pPr>
        <w:pStyle w:val="Normal"/>
        <w:spacing w:lineRule="auto" w:line="360" w:before="0" w:after="0"/>
        <w:jc w:val="both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ab/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u w:val="single"/>
        </w:rPr>
        <w:t>Gerenciamento de Código Fonte</w:t>
      </w:r>
    </w:p>
    <w:p>
      <w:pPr>
        <w:pStyle w:val="Normal"/>
        <w:spacing w:lineRule="auto" w:line="360" w:before="0" w:after="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ab/>
        <w:t xml:space="preserve">Para que o processo de </w:t>
      </w:r>
      <w:r>
        <w:rPr>
          <w:rFonts w:eastAsia="Times New Roman" w:cs="Times New Roman" w:ascii="Times New Roman" w:hAnsi="Times New Roman"/>
          <w:sz w:val="28"/>
          <w:szCs w:val="28"/>
        </w:rPr>
        <w:t>contrução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aconteça é necessário apontar o Repositório de Gerenciamento de código fonte, neste caso, ele está localizado no seguinte endereço:</w:t>
      </w:r>
    </w:p>
    <w:p>
      <w:pPr>
        <w:pStyle w:val="Normal"/>
        <w:spacing w:lineRule="auto" w:line="360" w:before="0" w:after="0"/>
        <w:jc w:val="both"/>
        <w:rPr/>
      </w:pPr>
      <w:r>
        <w:rPr>
          <w:rFonts w:eastAsia="Times New Roman" w:cs="Times New Roman" w:ascii="Times New Roman" w:hAnsi="Times New Roman"/>
          <w:i/>
          <w:sz w:val="28"/>
          <w:szCs w:val="28"/>
        </w:rPr>
        <w:tab/>
      </w:r>
      <w:hyperlink r:id="rId15">
        <w:r>
          <w:rPr>
            <w:rStyle w:val="LinkdaInternet"/>
            <w:rFonts w:eastAsia="Times New Roman" w:cs="Times New Roman" w:ascii="Times New Roman" w:hAnsi="Times New Roman"/>
            <w:sz w:val="28"/>
            <w:szCs w:val="28"/>
          </w:rPr>
          <w:t>https://github.com/Marcelo-Inacio/mapskills-web.git</w:t>
        </w:r>
      </w:hyperlink>
      <w:r>
        <w:rPr>
          <w:rFonts w:eastAsia="Times New Roman" w:cs="Times New Roman" w:ascii="Times New Roman" w:hAnsi="Times New Roman"/>
          <w:i/>
          <w:sz w:val="28"/>
          <w:szCs w:val="28"/>
        </w:rPr>
        <w:t xml:space="preserve"> 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ab/>
        <w:t>Sendo definida que a Branch Master como principal para este Job</w:t>
      </w:r>
    </w:p>
    <w:p>
      <w:pPr>
        <w:pStyle w:val="Normal"/>
        <w:spacing w:lineRule="auto" w:line="360" w:before="0" w:after="0"/>
        <w:jc w:val="both"/>
        <w:rPr/>
      </w:pPr>
      <w:r>
        <w:rPr/>
        <w:drawing>
          <wp:inline distT="0" distB="0" distL="0" distR="0">
            <wp:extent cx="3267710" cy="2161540"/>
            <wp:effectExtent l="0" t="0" r="0" b="0"/>
            <wp:docPr id="11" name="Image12" descr="C:\Users\Thiago Fortunato\AppData\Local\Microsoft\Windows\INetCache\Content.Word\we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" descr="C:\Users\Thiago Fortunato\AppData\Local\Microsoft\Windows\INetCache\Content.Word\web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9597" t="15982" r="20879" b="154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71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Trigger de Builds</w:t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ab/>
      </w:r>
      <w:r>
        <w:rPr>
          <w:rFonts w:eastAsia="Times New Roman" w:cs="Times New Roman" w:ascii="Times New Roman" w:hAnsi="Times New Roman"/>
          <w:sz w:val="28"/>
          <w:szCs w:val="28"/>
        </w:rPr>
        <w:t>Para que o build aconteça foi configurado que o Jenkins consultará periodicamente o Repositório e verificará qualquer mudança, caso encontre algum commit na Branch Master o processo de Build acontecerá automaticamente.</w:t>
      </w:r>
    </w:p>
    <w:p>
      <w:pPr>
        <w:pStyle w:val="Normal"/>
        <w:spacing w:lineRule="auto" w:line="360" w:before="0" w:after="0"/>
        <w:jc w:val="both"/>
        <w:rPr/>
      </w:pPr>
      <w:r>
        <w:rPr/>
        <w:drawing>
          <wp:inline distT="0" distB="0" distL="0" distR="0">
            <wp:extent cx="5489575" cy="2840355"/>
            <wp:effectExtent l="0" t="0" r="0" b="0"/>
            <wp:docPr id="12" name="Image13" descr="C:\Users\Thiago Fortunato\AppData\Local\Microsoft\Windows\INetCache\Content.Word\web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" descr="C:\Users\Thiago Fortunato\AppData\Local\Microsoft\Windows\INetCache\Content.Word\web8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Cs/>
          <w:sz w:val="28"/>
          <w:szCs w:val="28"/>
        </w:rPr>
        <w:tab/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Build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ab/>
      </w:r>
      <w:r>
        <w:rPr>
          <w:rFonts w:eastAsia="Times New Roman" w:cs="Times New Roman" w:ascii="Times New Roman" w:hAnsi="Times New Roman"/>
          <w:bCs/>
          <w:sz w:val="28"/>
          <w:szCs w:val="28"/>
        </w:rPr>
        <w:t>Para que o Maven realize o processo de build do Projeto Mapskills-web, foi necessário configura-lo. Este processo é composto por identificar qual versão do Maven será responsável por rodar o comando maven e por definir qual o comando será executado.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Cs/>
          <w:sz w:val="28"/>
          <w:szCs w:val="28"/>
        </w:rPr>
        <w:tab/>
        <w:t xml:space="preserve">O comando utilizado, irá limpar a pasta Target e instalar os pacotes nos respectivos repositórios. </w:t>
      </w:r>
    </w:p>
    <w:p>
      <w:pPr>
        <w:pStyle w:val="Normal"/>
        <w:spacing w:lineRule="auto" w:line="360" w:before="0" w:after="0"/>
        <w:jc w:val="both"/>
        <w:rPr/>
      </w:pPr>
      <w:r>
        <w:rPr/>
        <w:drawing>
          <wp:inline distT="0" distB="0" distL="0" distR="0">
            <wp:extent cx="5489575" cy="2392045"/>
            <wp:effectExtent l="0" t="0" r="0" b="0"/>
            <wp:docPr id="13" name="Image14" descr="C:\Users\Thiago Fortunato\AppData\Local\Microsoft\Windows\INetCache\Content.Word\web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4" descr="C:\Users\Thiago Fortunato\AppData\Local\Microsoft\Windows\INetCache\Content.Word\web4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0" t="13383" r="0" b="109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Cs/>
          <w:sz w:val="28"/>
          <w:szCs w:val="28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Cs/>
          <w:sz w:val="28"/>
          <w:szCs w:val="28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Job Deploy Mapskills-web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ab/>
      </w:r>
      <w:r>
        <w:rPr>
          <w:rFonts w:eastAsia="Times New Roman" w:cs="Times New Roman" w:ascii="Times New Roman" w:hAnsi="Times New Roman"/>
          <w:sz w:val="28"/>
          <w:szCs w:val="28"/>
        </w:rPr>
        <w:t>Este job tem a finalidade de realizar o deploy do arquivo mapskills.war de maneira automática.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Trigger de Builds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ab/>
        <w:t>Este job é através da inicializado somente após a execução com sucesso do Job Build Mapskills-web, conforme imagem abaixo.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ab/>
      </w:r>
      <w:r>
        <w:rPr>
          <w:rFonts w:eastAsia="Times New Roman" w:cs="Times New Roman" w:ascii="Times New Roman" w:hAnsi="Times New Roman"/>
          <w:sz w:val="28"/>
          <w:szCs w:val="28"/>
        </w:rPr>
        <w:drawing>
          <wp:inline distT="0" distB="0" distL="0" distR="0">
            <wp:extent cx="5489575" cy="2073275"/>
            <wp:effectExtent l="0" t="0" r="0" b="0"/>
            <wp:docPr id="14" name="Image15" descr="C:\Users\Thiago Fortunato\AppData\Local\Microsoft\Windows\INetCache\Content.Word\we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" descr="C:\Users\Thiago Fortunato\AppData\Local\Microsoft\Windows\INetCache\Content.Word\web6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0" t="13383" r="0" b="220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Build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ab/>
      </w:r>
      <w:r>
        <w:rPr>
          <w:rFonts w:eastAsia="Times New Roman" w:cs="Times New Roman" w:ascii="Times New Roman" w:hAnsi="Times New Roman"/>
          <w:bCs/>
          <w:sz w:val="28"/>
          <w:szCs w:val="28"/>
        </w:rPr>
        <w:t>O comando executado neste build tem a finalidade de copiar o arquivo mapskills-web.war para o diretório onde encontra-se o arquivo docker-compose.yml, pois é através dele que todo ambiente necessário para que o Software Mapskills entre em produção.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Cs/>
          <w:sz w:val="28"/>
          <w:szCs w:val="28"/>
        </w:rPr>
        <w:tab/>
        <w:t>Sendo o finalmente executado o comando “docker-compose up”, colocando em produção todos containers definidos dentro do documento docler-compose.yml.</w:t>
      </w:r>
    </w:p>
    <w:p>
      <w:pPr>
        <w:pStyle w:val="Normal"/>
        <w:spacing w:lineRule="auto" w:line="360" w:before="0" w:after="0"/>
        <w:jc w:val="both"/>
        <w:rPr/>
      </w:pPr>
      <w:r>
        <w:rPr/>
        <w:drawing>
          <wp:inline distT="0" distB="0" distL="0" distR="0">
            <wp:extent cx="5489575" cy="1647825"/>
            <wp:effectExtent l="0" t="0" r="0" b="0"/>
            <wp:docPr id="15" name="Image16" descr="C:\Users\Thiago Fortunato\AppData\Local\Microsoft\Windows\INetCache\Content.Word\we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6" descr="C:\Users\Thiago Fortunato\AppData\Local\Microsoft\Windows\INetCache\Content.Word\web7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0" t="13757" r="0" b="365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Cs/>
          <w:sz w:val="28"/>
          <w:szCs w:val="28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Cs/>
          <w:sz w:val="28"/>
          <w:szCs w:val="28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Imagem Mapskills-Tomcat8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ab/>
      </w:r>
      <w:r>
        <w:rPr>
          <w:rFonts w:eastAsia="Times New Roman" w:cs="Times New Roman" w:ascii="Times New Roman" w:hAnsi="Times New Roman"/>
          <w:bCs/>
          <w:sz w:val="28"/>
          <w:szCs w:val="28"/>
        </w:rPr>
        <w:t xml:space="preserve">Imagem responsável por gerar os containers que hospedarão os arquivos mapskills.war e mapskills-web.war. </w:t>
      </w:r>
      <w:r>
        <w:rPr>
          <w:rFonts w:eastAsia="Times New Roman" w:cs="Times New Roman" w:ascii="Times New Roman" w:hAnsi="Times New Roman"/>
          <w:bCs/>
          <w:sz w:val="28"/>
          <w:szCs w:val="28"/>
          <w:highlight w:val="yellow"/>
        </w:rPr>
        <w:t>É acessada através da porta 8080, contendo todos arquivo de configurações padrão do Servidor Tomcat-8.5 com Java 8 já instalado.</w:t>
      </w:r>
      <w:r>
        <w:rPr>
          <w:rFonts w:eastAsia="Times New Roman" w:cs="Times New Roman" w:ascii="Times New Roman" w:hAnsi="Times New Roman"/>
          <w:bCs/>
          <w:sz w:val="28"/>
          <w:szCs w:val="28"/>
        </w:rPr>
        <w:t xml:space="preserve"> Esta imagem tem como base a Imagem Alpine, que tem a finalidade de reduzir o seu tamanho, rodando apenas 1 processo java, para execução da aplicação. 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Cs/>
          <w:sz w:val="28"/>
          <w:szCs w:val="28"/>
        </w:rPr>
        <w:tab/>
        <w:t>Para disponibilizar a Imagem no Repositório Docker foi é necessário utilizar do comando Docker push, conforme imagem abaixo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Cs/>
          <w:sz w:val="28"/>
          <w:szCs w:val="28"/>
        </w:rPr>
        <w:tab/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Cs/>
          <w:sz w:val="28"/>
          <w:szCs w:val="28"/>
        </w:rPr>
        <w:tab/>
      </w:r>
    </w:p>
    <w:p>
      <w:pPr>
        <w:pStyle w:val="Normal"/>
        <w:jc w:val="both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Cs/>
          <w:sz w:val="28"/>
          <w:szCs w:val="28"/>
        </w:rPr>
        <w:tab/>
        <w:t>Para baixar a imagem do Repositório Docker é necessário rodar o seguinte comando:</w:t>
      </w:r>
    </w:p>
    <w:p>
      <w:pPr>
        <w:pStyle w:val="Normal"/>
        <w:jc w:val="center"/>
        <w:rPr/>
      </w:pPr>
      <w:r>
        <w:rPr/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32"/>
          <w:szCs w:val="32"/>
        </w:rPr>
      </w:pPr>
      <w:r>
        <w:rPr>
          <w:rFonts w:eastAsia="Times New Roman" w:cs="Times New Roman" w:ascii="Times New Roman" w:hAnsi="Times New Roman"/>
          <w:bCs/>
          <w:sz w:val="32"/>
          <w:szCs w:val="32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32"/>
          <w:szCs w:val="32"/>
        </w:rPr>
      </w:pPr>
      <w:r>
        <w:rPr>
          <w:rFonts w:eastAsia="Times New Roman" w:cs="Times New Roman" w:ascii="Times New Roman" w:hAnsi="Times New Roman"/>
          <w:bCs/>
          <w:sz w:val="32"/>
          <w:szCs w:val="32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32"/>
          <w:szCs w:val="32"/>
        </w:rPr>
      </w:pPr>
      <w:r>
        <w:rPr>
          <w:rFonts w:eastAsia="Times New Roman" w:cs="Times New Roman" w:ascii="Times New Roman" w:hAnsi="Times New Roman"/>
          <w:bCs/>
          <w:sz w:val="32"/>
          <w:szCs w:val="32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bCs/>
          <w:sz w:val="32"/>
          <w:szCs w:val="32"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2"/>
        </w:rPr>
        <w:t>Imagem Mapskills-mysql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bCs/>
          <w:sz w:val="32"/>
          <w:szCs w:val="32"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2"/>
        </w:rPr>
        <w:tab/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Cs/>
          <w:sz w:val="32"/>
          <w:szCs w:val="32"/>
        </w:rPr>
        <w:tab/>
      </w:r>
      <w:r>
        <w:rPr>
          <w:rFonts w:eastAsia="Times New Roman" w:cs="Times New Roman" w:ascii="Times New Roman" w:hAnsi="Times New Roman"/>
          <w:bCs/>
          <w:sz w:val="28"/>
          <w:szCs w:val="28"/>
        </w:rPr>
        <w:t>Imagem base para o container que está contigo o Banco de Dados Relacional Mysql 5.6, para configura-lo primeiramente foi baixado a versão da Imagem Oficial do Mysql e realizado todas configurações como: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Cs/>
          <w:sz w:val="28"/>
          <w:szCs w:val="28"/>
        </w:rPr>
        <w:tab/>
        <w:t>- Configuração de Senha para acesso ROOT;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Cs/>
          <w:sz w:val="28"/>
          <w:szCs w:val="28"/>
        </w:rPr>
        <w:tab/>
        <w:t>- Definição do nome do container;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Cs/>
          <w:sz w:val="28"/>
          <w:szCs w:val="28"/>
        </w:rPr>
        <w:tab/>
        <w:t>- Definir porta para acesso remoto da Base de Dados;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Cs/>
          <w:sz w:val="28"/>
          <w:szCs w:val="28"/>
        </w:rPr>
        <w:t>O comando abaixo baixou a Imagem mysql:5.6, configurou e inicializou o container.</w:t>
      </w:r>
    </w:p>
    <w:p>
      <w:pPr>
        <w:pStyle w:val="Normal"/>
        <w:spacing w:lineRule="auto" w:line="360" w:before="0" w:after="0"/>
        <w:jc w:val="both"/>
        <w:rPr/>
      </w:pPr>
      <w:r>
        <w:rPr/>
        <w:drawing>
          <wp:inline distT="0" distB="0" distL="0" distR="0">
            <wp:extent cx="5490845" cy="390525"/>
            <wp:effectExtent l="0" t="0" r="0" b="0"/>
            <wp:docPr id="16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Cs/>
          <w:sz w:val="28"/>
          <w:szCs w:val="28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Cs/>
          <w:sz w:val="28"/>
          <w:szCs w:val="28"/>
        </w:rPr>
        <w:tab/>
        <w:t>Para acessar o Banco de Dados foi utilizado o seguinte comando:</w:t>
      </w:r>
    </w:p>
    <w:p>
      <w:pPr>
        <w:pStyle w:val="Normal"/>
        <w:spacing w:lineRule="auto" w:line="360" w:before="0" w:after="0"/>
        <w:jc w:val="center"/>
        <w:rPr/>
      </w:pPr>
      <w:r>
        <w:rPr/>
        <w:drawing>
          <wp:inline distT="0" distB="0" distL="0" distR="0">
            <wp:extent cx="5490845" cy="1741805"/>
            <wp:effectExtent l="0" t="0" r="0" b="0"/>
            <wp:docPr id="17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Cs/>
          <w:sz w:val="28"/>
          <w:szCs w:val="28"/>
        </w:rPr>
        <w:tab/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Cs/>
          <w:sz w:val="28"/>
          <w:szCs w:val="28"/>
        </w:rPr>
        <w:tab/>
        <w:t>Nele, foi criado o usuário Mapskills, dado permissões de acesso remoto e criado a Base de Dados para que a Aplicação Mapskills.war persista todos dados.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Cs/>
          <w:sz w:val="28"/>
          <w:szCs w:val="28"/>
        </w:rPr>
        <w:tab/>
        <w:t xml:space="preserve">Após todas realizar todas configurações no container e deixa-lo pronto para uso, foi utilizado o comando </w:t>
      </w:r>
      <w:r>
        <w:rPr>
          <w:rFonts w:eastAsia="Times New Roman" w:cs="Times New Roman" w:ascii="Times New Roman" w:hAnsi="Times New Roman"/>
          <w:bCs/>
          <w:i/>
          <w:sz w:val="28"/>
          <w:szCs w:val="28"/>
        </w:rPr>
        <w:t>docker commit</w:t>
      </w:r>
      <w:r>
        <w:rPr>
          <w:rFonts w:eastAsia="Times New Roman" w:cs="Times New Roman" w:ascii="Times New Roman" w:hAnsi="Times New Roman"/>
          <w:bCs/>
          <w:sz w:val="28"/>
          <w:szCs w:val="28"/>
        </w:rPr>
        <w:t xml:space="preserve">, e gerado uma imagem totalmente customizada do container. </w:t>
      </w:r>
    </w:p>
    <w:p>
      <w:pPr>
        <w:pStyle w:val="Normal"/>
        <w:spacing w:lineRule="auto" w:line="360" w:before="0" w:after="0"/>
        <w:jc w:val="center"/>
        <w:rPr/>
      </w:pPr>
      <w:r>
        <w:rPr/>
        <w:drawing>
          <wp:inline distT="0" distB="0" distL="0" distR="0">
            <wp:extent cx="5372100" cy="504825"/>
            <wp:effectExtent l="0" t="0" r="0" b="0"/>
            <wp:docPr id="18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Cs/>
          <w:sz w:val="28"/>
          <w:szCs w:val="28"/>
        </w:rPr>
        <w:tab/>
        <w:t>E por último, realizado o deploy desta imagem no Docker Hub.</w:t>
      </w:r>
    </w:p>
    <w:p>
      <w:pPr>
        <w:pStyle w:val="Normal"/>
        <w:spacing w:lineRule="auto" w:line="360" w:before="0" w:after="0"/>
        <w:jc w:val="center"/>
        <w:rPr/>
      </w:pPr>
      <w:r>
        <w:rPr/>
        <w:drawing>
          <wp:inline distT="0" distB="0" distL="0" distR="0">
            <wp:extent cx="5490845" cy="1706880"/>
            <wp:effectExtent l="0" t="0" r="0" b="0"/>
            <wp:docPr id="19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Cs/>
          <w:sz w:val="28"/>
          <w:szCs w:val="28"/>
        </w:rPr>
        <w:tab/>
        <w:t xml:space="preserve">Para realizar o download dessa Imagem Mysql é necessário rodar o comando </w:t>
      </w:r>
      <w:r>
        <w:rPr>
          <w:rFonts w:eastAsia="Times New Roman" w:cs="Times New Roman" w:ascii="Times New Roman" w:hAnsi="Times New Roman"/>
          <w:bCs/>
          <w:i/>
          <w:sz w:val="28"/>
          <w:szCs w:val="28"/>
          <w:u w:val="single"/>
        </w:rPr>
        <w:t>docker pull</w:t>
      </w:r>
      <w:r>
        <w:rPr>
          <w:rFonts w:eastAsia="Times New Roman" w:cs="Times New Roman" w:ascii="Times New Roman" w:hAnsi="Times New Roman"/>
          <w:bCs/>
          <w:sz w:val="28"/>
          <w:szCs w:val="28"/>
        </w:rPr>
        <w:t>. Esta imagem já conterá todas configurações realizadas nos comandos acima.</w:t>
      </w:r>
    </w:p>
    <w:p>
      <w:pPr>
        <w:pStyle w:val="Normal"/>
        <w:spacing w:lineRule="auto" w:line="360" w:before="0" w:after="0"/>
        <w:jc w:val="center"/>
        <w:rPr/>
      </w:pPr>
      <w:r>
        <w:rPr/>
        <w:drawing>
          <wp:inline distT="0" distB="0" distL="0" distR="0">
            <wp:extent cx="3933825" cy="466725"/>
            <wp:effectExtent l="0" t="0" r="0" b="0"/>
            <wp:docPr id="20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bCs/>
          <w:sz w:val="32"/>
          <w:szCs w:val="32"/>
        </w:rPr>
      </w:pPr>
      <w:r>
        <w:rPr/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Cs/>
          <w:sz w:val="28"/>
          <w:szCs w:val="28"/>
        </w:rPr>
        <w:tab/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bCs/>
          <w:sz w:val="32"/>
          <w:szCs w:val="32"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2"/>
        </w:rPr>
        <w:t>Imagem Mapskills-Haproxy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bCs/>
          <w:sz w:val="32"/>
          <w:szCs w:val="32"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Cs/>
          <w:sz w:val="32"/>
          <w:szCs w:val="32"/>
        </w:rPr>
        <w:tab/>
      </w:r>
      <w:r>
        <w:rPr>
          <w:rFonts w:eastAsia="Times New Roman" w:cs="Times New Roman" w:ascii="Times New Roman" w:hAnsi="Times New Roman"/>
          <w:bCs/>
          <w:sz w:val="28"/>
          <w:szCs w:val="28"/>
        </w:rPr>
        <w:t>Imagem que tem a finalidade gerar o container que irá gerenciar o Load Balance dos Containers de Mapskills-app. Toda requisicao destinada ao Software Mapskills quem controlorá a carga sera o Haproxy por meio do um algoritmo de balanceamento de carga.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Cs/>
          <w:sz w:val="28"/>
          <w:szCs w:val="28"/>
        </w:rPr>
        <w:tab/>
        <w:t>O Haproxy trabalhara como um Proxy Reverso, recebendo todas requisicoes atraves da porta 80 e redirecionando internamente a porta 8080 destinada ao Tomcat que contem o mapskills-war. O balanceamento de carga utilizado e de camada 4 (camada de transporte) da tabela OSI, desta forma o Haproxy encaminhara o trafego do usuario com base no alcance e na porta do IP, no caso definida como 80.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Cs/>
          <w:sz w:val="28"/>
          <w:szCs w:val="28"/>
        </w:rPr>
        <w:tab/>
        <w:t>Aplicacao tambem fornece um Dashboard para visualizacao dos servers, numeros de requisicoes com sucesso e falha, alem de poder monitorar a quantidade que foi trafegada pela rede, conforme figura abaixo.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Cs/>
          <w:sz w:val="28"/>
          <w:szCs w:val="28"/>
        </w:rPr>
        <w:tab/>
        <w:t>Alem da liberacao da porta 80 no host, a porta 1936 tambem foi configurada no Haproxy, pois e atraves dela que pode-ser visualizar o seu Dashboard e monitorar todo ambiente utilizando o usuario Mapskills.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Cs/>
          <w:sz w:val="28"/>
          <w:szCs w:val="28"/>
        </w:rPr>
        <w:tab/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/>
        <w:drawing>
          <wp:inline distT="0" distB="0" distL="0" distR="0">
            <wp:extent cx="5486400" cy="1828800"/>
            <wp:effectExtent l="0" t="0" r="0" b="0"/>
            <wp:docPr id="21" name="Image28" descr="Z:\home\sofware03\TG\TG-Mapskills\Imagens\docker\haproxy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8" descr="Z:\home\sofware03\TG\TG-Mapskills\Imagens\docker\haproxy 2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0" t="6000" r="0" b="38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bCs/>
          <w:sz w:val="28"/>
          <w:szCs w:val="28"/>
        </w:rPr>
        <w:t xml:space="preserve"> 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bCs/>
          <w:sz w:val="32"/>
          <w:szCs w:val="32"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bCs/>
          <w:sz w:val="32"/>
          <w:szCs w:val="32"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2"/>
        </w:rPr>
        <w:t>Round Robin</w:t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Cs/>
          <w:sz w:val="28"/>
          <w:szCs w:val="28"/>
        </w:rPr>
        <w:t>Algoritmo utilizado para load balance que tratar os servers como iguais, independente do numero de conexoes solicitadas, sempre redirecionando a proxima requisicao ao server seguinte, desta forma, todos servers terao o mesmo numero de conexoes.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Cs/>
          <w:sz w:val="28"/>
          <w:szCs w:val="28"/>
        </w:rPr>
        <w:tab/>
        <w:t xml:space="preserve"> 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bCs/>
          <w:sz w:val="32"/>
          <w:szCs w:val="32"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2"/>
        </w:rPr>
        <w:t>Docker Compose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2"/>
        </w:rPr>
        <w:tab/>
      </w:r>
      <w:r>
        <w:rPr>
          <w:rFonts w:eastAsia="Times New Roman" w:cs="Times New Roman" w:ascii="Times New Roman" w:hAnsi="Times New Roman"/>
          <w:bCs/>
          <w:sz w:val="28"/>
          <w:szCs w:val="28"/>
        </w:rPr>
        <w:t>Este arquivo de configuraçao tem a finalidade de automatizar o deploy de todo ambiente de produçao necessario para que o Mapskills funcione. O arquivo docker-compose.yml criara e iniciara todos serviços definidos.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Cs/>
          <w:sz w:val="28"/>
          <w:szCs w:val="28"/>
        </w:rPr>
        <w:tab/>
        <w:t>O arquivo inicia os seguintes servicos: Container Nexus dando start ao Repositrio, Container Tomcat para o Front-End, composto pelo arquivo mapskills-web.war, Container Tomcat para o Back-End, composto pelo arquivo mapskill.war, Container Haproxy composto pelo software que ira realizar o Load Balancer, e Container cAdvisor que ira monitorar os recursos utilizado por todos containers.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Cs/>
          <w:sz w:val="28"/>
          <w:szCs w:val="28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Cs/>
          <w:sz w:val="28"/>
          <w:szCs w:val="28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Cs/>
          <w:sz w:val="28"/>
          <w:szCs w:val="28"/>
        </w:rPr>
        <w:tab/>
        <w:t>No cabeçalho deste documento foi definido que utilizara a versao 2 do docker-compose e apos isso os servicos que serao configurados e inicializados.</w:t>
      </w:r>
    </w:p>
    <w:p>
      <w:pPr>
        <w:pStyle w:val="Normal"/>
        <w:spacing w:lineRule="auto" w:line="360" w:before="0" w:after="0"/>
        <w:jc w:val="center"/>
        <w:rPr/>
      </w:pPr>
      <w:r>
        <w:rPr/>
        <w:drawing>
          <wp:inline distT="0" distB="0" distL="0" distR="0">
            <wp:extent cx="2362200" cy="523875"/>
            <wp:effectExtent l="0" t="0" r="0" b="0"/>
            <wp:docPr id="22" name="Image29" descr="Z:\home\sofware03\TG\TG-Mapskills\Imagens\docker compose\docker-compo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9" descr="Z:\home\sofware03\TG\TG-Mapskills\Imagens\docker compose\docker-compose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0" t="10334" r="82876" b="89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rPrChange w:id="0" w:author="Eduardo Sakaue" w:date="2017-07-13T18:28:00Z">
            <w:rPr>
              <w:sz w:val="28"/>
              <w:b/>
              <w:szCs w:val="28"/>
              <w:bCs/>
              <w:rFonts w:ascii="Times New Roman" w:hAnsi="Times New Roman" w:eastAsia="Times New Roman" w:cs="Times New Roman"/>
              <w:lang w:val="en-US"/>
            </w:rPr>
          </w:rPrChange>
        </w:rPr>
        <w:t>Volume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rPrChange w:id="0" w:author="Eduardo Sakaue" w:date="2017-07-13T18:28:00Z">
            <w:rPr>
              <w:sz w:val="28"/>
              <w:b/>
              <w:szCs w:val="28"/>
              <w:bCs/>
              <w:rFonts w:ascii="Times New Roman" w:hAnsi="Times New Roman" w:eastAsia="Times New Roman" w:cs="Times New Roman"/>
              <w:lang w:val="en-US"/>
            </w:rPr>
          </w:rPrChange>
        </w:rPr>
        <w:tab/>
      </w:r>
      <w:r>
        <w:rPr>
          <w:rFonts w:eastAsia="Times New Roman" w:cs="Times New Roman" w:ascii="Times New Roman" w:hAnsi="Times New Roman"/>
          <w:bCs/>
          <w:sz w:val="28"/>
          <w:szCs w:val="28"/>
        </w:rPr>
        <w:t>Um volume pode ser tanto um mapeamento de uma pasta local para um container, quanto um container de volume compartilhado entre outros containers.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/>
        <w:drawing>
          <wp:inline distT="0" distB="3810" distL="0" distR="0">
            <wp:extent cx="2524125" cy="2301240"/>
            <wp:effectExtent l="0" t="0" r="0" b="0"/>
            <wp:docPr id="23" name="Picture 39" descr="Z:\home\sofware03\TG\TG-Mapskills\Imagens\docker\docker volu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39" descr="Z:\home\sofware03\TG\TG-Mapskills\Imagens\docker\docker volume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Cs/>
          <w:sz w:val="28"/>
          <w:szCs w:val="28"/>
        </w:rPr>
        <w:tab/>
        <w:t>Foi criado um container de volume para mapeamento da base de dados mapskills, desta forma todos arquivos gerados pelo container mysql serao compartilhados no container, e caso o container venha a sair de operacao, todos os dados foram mantidos no volume.</w:t>
      </w:r>
    </w:p>
    <w:p>
      <w:pPr>
        <w:pStyle w:val="Normal"/>
        <w:spacing w:lineRule="auto" w:line="360" w:before="0" w:after="0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Cs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/>
        <w:drawing>
          <wp:inline distT="0" distB="0" distL="0" distR="0">
            <wp:extent cx="2247900" cy="533400"/>
            <wp:effectExtent l="0" t="0" r="0" b="0"/>
            <wp:docPr id="24" name="Picture 40" descr="Z:\home\sofware03\TG\TG-Mapskills\Imagens\docker compose\docker volu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40" descr="Z:\home\sofware03\TG\TG-Mapskills\Imagens\docker compose\docker volume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0" t="15428" r="89766" b="80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rPr/>
      </w:pPr>
      <w:r>
        <w:rPr/>
      </w:r>
    </w:p>
    <w:p>
      <w:pPr>
        <w:pStyle w:val="Normal"/>
        <w:spacing w:lineRule="auto" w:line="360" w:before="0" w:after="0"/>
        <w:rPr/>
      </w:pPr>
      <w:r>
        <w:rPr/>
      </w:r>
    </w:p>
    <w:p>
      <w:pPr>
        <w:pStyle w:val="Normal"/>
        <w:spacing w:lineRule="auto" w:line="360" w:before="0" w:after="0"/>
        <w:jc w:val="both"/>
        <w:rPr/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rPrChange w:id="0" w:author="Eduardo Sakaue" w:date="2017-07-13T18:28:00Z">
            <w:rPr>
              <w:sz w:val="28"/>
              <w:b/>
              <w:szCs w:val="28"/>
              <w:bCs/>
              <w:rFonts w:ascii="Times New Roman" w:hAnsi="Times New Roman" w:eastAsia="Times New Roman" w:cs="Times New Roman"/>
              <w:lang w:val="en-US"/>
            </w:rPr>
          </w:rPrChange>
        </w:rPr>
        <w:t>Serviços</w:t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eastAsia="Times New Roman" w:cs="Times New Roman"/>
          <w:b/>
          <w:b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Container Nexus</w:t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ab/>
      </w:r>
      <w:r>
        <w:rPr>
          <w:rFonts w:eastAsia="Times New Roman" w:cs="Times New Roman" w:ascii="Times New Roman" w:hAnsi="Times New Roman"/>
          <w:bCs/>
          <w:sz w:val="28"/>
          <w:szCs w:val="28"/>
        </w:rPr>
        <w:t>Este Container sera inicializado a partir da Imagem thiagolsfortunato/mapskills-nexus, sendo restartado toda vez que ocorrer algum problema no docker e com acesso remoto da aplicacao atraves da porta 8081, sendo mapeada para a porta 8081 localmente no host.</w:t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eastAsia="Times New Roman" w:cs="Times New Roman"/>
          <w:b/>
          <w:b/>
          <w:bCs/>
          <w:sz w:val="28"/>
          <w:szCs w:val="28"/>
        </w:rPr>
      </w:pPr>
      <w:r>
        <w:rPr/>
        <w:drawing>
          <wp:inline distT="0" distB="0" distL="0" distR="0">
            <wp:extent cx="4524375" cy="1231265"/>
            <wp:effectExtent l="0" t="0" r="0" b="0"/>
            <wp:docPr id="25" name="Image30" descr="Z:\home\sofware03\TG\TG-Mapskills\Imagens\docker compose\docker-compo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30" descr="Z:\home\sofware03\TG\TG-Mapskills\Imagens\docker compose\docker-compose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0" t="18510" r="80438" b="78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ab/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Cs/>
          <w:sz w:val="28"/>
          <w:szCs w:val="28"/>
        </w:rPr>
        <w:tab/>
        <w:tab/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Cs/>
          <w:sz w:val="28"/>
          <w:szCs w:val="28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Cs/>
          <w:sz w:val="28"/>
          <w:szCs w:val="28"/>
        </w:rPr>
        <w:tab/>
      </w: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Container Tomcat Front End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ab/>
        <w:tab/>
      </w:r>
      <w:r>
        <w:rPr>
          <w:rFonts w:eastAsia="Times New Roman" w:cs="Times New Roman" w:ascii="Times New Roman" w:hAnsi="Times New Roman"/>
          <w:bCs/>
          <w:sz w:val="28"/>
          <w:szCs w:val="28"/>
        </w:rPr>
        <w:t xml:space="preserve">Este Container sera inicializado a partir da Imagem thiagolsfortunato/mapskills-tomcat8:v1, sendo restartado toda vez que ocorrer algum problema no docker, foi criado um volume para que seja copiado o arquivo mapskills-web.war para o diretorio </w:t>
      </w:r>
      <w:r>
        <w:rPr>
          <w:rFonts w:eastAsia="Times New Roman" w:cs="Times New Roman" w:ascii="Times New Roman" w:hAnsi="Times New Roman"/>
          <w:bCs/>
          <w:i/>
          <w:sz w:val="28"/>
          <w:szCs w:val="28"/>
        </w:rPr>
        <w:t>/usr/local/tomcat/webapps/</w:t>
      </w:r>
      <w:r>
        <w:rPr>
          <w:rFonts w:eastAsia="Times New Roman" w:cs="Times New Roman" w:ascii="Times New Roman" w:hAnsi="Times New Roman"/>
          <w:bCs/>
          <w:sz w:val="28"/>
          <w:szCs w:val="28"/>
        </w:rPr>
        <w:t xml:space="preserve"> do container, realizando assim o deploy da aplicaçao. A porta configurada para acesso remoto deste da aplicaçao web foi a 80 e sendo mapeada internamente para a porta 8080.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Cs/>
          <w:sz w:val="28"/>
          <w:szCs w:val="28"/>
        </w:rPr>
      </w:r>
    </w:p>
    <w:p>
      <w:pPr>
        <w:pStyle w:val="Normal"/>
        <w:spacing w:lineRule="auto" w:line="360" w:before="0" w:after="0"/>
        <w:jc w:val="both"/>
        <w:rPr/>
      </w:pPr>
      <w:r>
        <w:rPr/>
        <w:drawing>
          <wp:inline distT="0" distB="0" distL="0" distR="0">
            <wp:extent cx="5105400" cy="924560"/>
            <wp:effectExtent l="0" t="0" r="0" b="0"/>
            <wp:docPr id="26" name="Image31" descr="Z:\home\sofware03\TG\TG-Mapskills\Imagens\docker compose\docker-compo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1" descr="Z:\home\sofware03\TG\TG-Mapskills\Imagens\docker compose\docker-compose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0" t="29664" r="60376" b="629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Cs/>
          <w:sz w:val="28"/>
          <w:szCs w:val="28"/>
        </w:rPr>
        <w:tab/>
        <w:t xml:space="preserve"> 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32"/>
          <w:szCs w:val="32"/>
        </w:rPr>
      </w:pPr>
      <w:r>
        <w:rPr>
          <w:rFonts w:eastAsia="Times New Roman" w:cs="Times New Roman" w:ascii="Times New Roman" w:hAnsi="Times New Roman"/>
          <w:bCs/>
          <w:sz w:val="32"/>
          <w:szCs w:val="32"/>
        </w:rPr>
        <w:tab/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32"/>
          <w:szCs w:val="32"/>
        </w:rPr>
      </w:pPr>
      <w:r>
        <w:rPr>
          <w:rFonts w:eastAsia="Times New Roman" w:cs="Times New Roman" w:ascii="Times New Roman" w:hAnsi="Times New Roman"/>
          <w:bCs/>
          <w:sz w:val="32"/>
          <w:szCs w:val="32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32"/>
          <w:szCs w:val="32"/>
        </w:rPr>
      </w:pPr>
      <w:r>
        <w:rPr>
          <w:rFonts w:eastAsia="Times New Roman" w:cs="Times New Roman" w:ascii="Times New Roman" w:hAnsi="Times New Roman"/>
          <w:bCs/>
          <w:sz w:val="32"/>
          <w:szCs w:val="32"/>
        </w:rPr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eastAsia="Times New Roman" w:cs="Times New Roman"/>
          <w:b/>
          <w:b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Containers Tomcat Back End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ab/>
        <w:tab/>
      </w:r>
      <w:r>
        <w:rPr>
          <w:rFonts w:eastAsia="Times New Roman" w:cs="Times New Roman" w:ascii="Times New Roman" w:hAnsi="Times New Roman"/>
          <w:bCs/>
          <w:sz w:val="28"/>
          <w:szCs w:val="28"/>
        </w:rPr>
        <w:t xml:space="preserve">Este Container sera inicializado tambem a partir da Imagem thiagolsfortunato/mapskills-tomcat8:v1, configurado para ser restartado toda vez que o docker sair de operaçao. O deploy do arquivo mapskills.war acontece atravez do volume criado, onde o aquivo foi copiado do diretorio do localhost para o path </w:t>
      </w:r>
      <w:r>
        <w:rPr>
          <w:rFonts w:eastAsia="Times New Roman" w:cs="Times New Roman" w:ascii="Times New Roman" w:hAnsi="Times New Roman"/>
          <w:bCs/>
          <w:i/>
          <w:sz w:val="28"/>
          <w:szCs w:val="28"/>
        </w:rPr>
        <w:t>/usr/local/tomcat/webapps/</w:t>
      </w:r>
      <w:r>
        <w:rPr>
          <w:rFonts w:eastAsia="Times New Roman" w:cs="Times New Roman" w:ascii="Times New Roman" w:hAnsi="Times New Roman"/>
          <w:bCs/>
          <w:sz w:val="28"/>
          <w:szCs w:val="28"/>
        </w:rPr>
        <w:t xml:space="preserve"> do container. Nao foi mapeada nenhuma porta para este container, pois o Container Haproxy controlara todas requisicoes destinadas ao Container Tomcat Back End.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Cs/>
          <w:sz w:val="28"/>
          <w:szCs w:val="28"/>
        </w:rPr>
        <w:tab/>
        <w:tab/>
        <w:t>Este container sera e escalado atraves do comando docker-compose scale back=&lt;qtd de containers&gt;. Desta forma o Container Haproxy ira controlar todas requisicoes realizando o Load Balance.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Cs/>
          <w:sz w:val="28"/>
          <w:szCs w:val="28"/>
        </w:rPr>
      </w:r>
    </w:p>
    <w:p>
      <w:pPr>
        <w:pStyle w:val="Normal"/>
        <w:spacing w:lineRule="auto" w:line="360" w:before="0" w:after="0"/>
        <w:jc w:val="both"/>
        <w:rPr/>
      </w:pPr>
      <w:r>
        <w:rPr/>
        <w:drawing>
          <wp:inline distT="0" distB="0" distL="0" distR="0">
            <wp:extent cx="5651500" cy="847725"/>
            <wp:effectExtent l="0" t="0" r="0" b="0"/>
            <wp:docPr id="27" name="Image32" descr="Z:\home\sofware03\TG\TG-Mapskills\Imagens\docker compose\docker-compo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32" descr="Z:\home\sofware03\TG\TG-Mapskills\Imagens\docker compose\docker-compose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0" t="44332" r="66746" b="526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bCs/>
          <w:sz w:val="32"/>
          <w:szCs w:val="32"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2"/>
        </w:rPr>
        <w:tab/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eastAsia="Times New Roman" w:cs="Times New Roman"/>
          <w:b/>
          <w:b/>
          <w:bCs/>
          <w:sz w:val="32"/>
          <w:szCs w:val="32"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eastAsia="Times New Roman" w:cs="Times New Roman"/>
          <w:b/>
          <w:b/>
          <w:bCs/>
          <w:sz w:val="32"/>
          <w:szCs w:val="32"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eastAsia="Times New Roman" w:cs="Times New Roman"/>
          <w:b/>
          <w:b/>
          <w:bCs/>
          <w:sz w:val="32"/>
          <w:szCs w:val="32"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eastAsia="Times New Roman" w:cs="Times New Roman"/>
          <w:b/>
          <w:b/>
          <w:bCs/>
          <w:sz w:val="32"/>
          <w:szCs w:val="32"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eastAsia="Times New Roman" w:cs="Times New Roman"/>
          <w:b/>
          <w:b/>
          <w:bCs/>
          <w:sz w:val="32"/>
          <w:szCs w:val="32"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eastAsia="Times New Roman" w:cs="Times New Roman"/>
          <w:b/>
          <w:b/>
          <w:bCs/>
          <w:sz w:val="32"/>
          <w:szCs w:val="32"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eastAsia="Times New Roman" w:cs="Times New Roman"/>
          <w:b/>
          <w:b/>
          <w:bCs/>
          <w:sz w:val="32"/>
          <w:szCs w:val="32"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eastAsia="Times New Roman" w:cs="Times New Roman"/>
          <w:b/>
          <w:b/>
          <w:bCs/>
          <w:sz w:val="32"/>
          <w:szCs w:val="32"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eastAsia="Times New Roman" w:cs="Times New Roman"/>
          <w:b/>
          <w:b/>
          <w:bCs/>
          <w:sz w:val="32"/>
          <w:szCs w:val="32"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eastAsia="Times New Roman" w:cs="Times New Roman"/>
          <w:b/>
          <w:b/>
          <w:bCs/>
          <w:sz w:val="32"/>
          <w:szCs w:val="32"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eastAsia="Times New Roman" w:cs="Times New Roman"/>
          <w:b/>
          <w:b/>
          <w:bCs/>
          <w:sz w:val="32"/>
          <w:szCs w:val="32"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eastAsia="Times New Roman" w:cs="Times New Roman"/>
          <w:b/>
          <w:b/>
          <w:bCs/>
          <w:sz w:val="32"/>
          <w:szCs w:val="32"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2"/>
        </w:rPr>
        <w:t>Container Mysql</w:t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2"/>
        </w:rPr>
        <w:tab/>
      </w:r>
      <w:r>
        <w:rPr>
          <w:rFonts w:eastAsia="Times New Roman" w:cs="Times New Roman" w:ascii="Times New Roman" w:hAnsi="Times New Roman"/>
          <w:bCs/>
          <w:sz w:val="28"/>
          <w:szCs w:val="28"/>
        </w:rPr>
        <w:t xml:space="preserve">Este container provem da Imagem thiagolsfortunato/mapskills-mysql:v1, sendo restartado toda vez que sair de operaçao, e mepeada a pasta que ira conter todos arquivos .db do container mysql </w:t>
      </w:r>
      <w:r>
        <w:rPr>
          <w:rFonts w:eastAsia="Times New Roman" w:cs="Times New Roman" w:ascii="Times New Roman" w:hAnsi="Times New Roman"/>
          <w:bCs/>
          <w:i/>
          <w:sz w:val="28"/>
          <w:szCs w:val="28"/>
        </w:rPr>
        <w:t xml:space="preserve">/var/lib/mysql/mapskills </w:t>
      </w:r>
      <w:r>
        <w:rPr>
          <w:rFonts w:eastAsia="Times New Roman" w:cs="Times New Roman" w:ascii="Times New Roman" w:hAnsi="Times New Roman"/>
          <w:bCs/>
          <w:sz w:val="28"/>
          <w:szCs w:val="28"/>
        </w:rPr>
        <w:t>para o container volume mapskills_data. As variaveis configuradas na criacao do container foram:</w:t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Cs/>
          <w:sz w:val="28"/>
          <w:szCs w:val="28"/>
        </w:rPr>
        <w:tab/>
        <w:t>- Senha do Usuario Root;</w:t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Cs/>
          <w:sz w:val="28"/>
          <w:szCs w:val="28"/>
        </w:rPr>
        <w:tab/>
        <w:t>- Criada uma Base dade dados chamada mapskills;</w:t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Cs/>
          <w:sz w:val="28"/>
          <w:szCs w:val="28"/>
        </w:rPr>
        <w:tab/>
        <w:t>- Criado um Usuario mapskills e configurada uma senha a ele.</w:t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Cs/>
          <w:sz w:val="28"/>
          <w:szCs w:val="28"/>
        </w:rPr>
        <w:t>Por final, foi liberada a porta 3306 para acesso remoto, atrelada a 3306 de mapeamento interno do host.</w:t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Cs/>
          <w:sz w:val="28"/>
          <w:szCs w:val="28"/>
        </w:rPr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eastAsia="Times New Roman" w:cs="Times New Roman"/>
          <w:b/>
          <w:b/>
          <w:bCs/>
          <w:sz w:val="32"/>
          <w:szCs w:val="32"/>
        </w:rPr>
      </w:pPr>
      <w:r>
        <w:rPr/>
        <w:drawing>
          <wp:inline distT="0" distB="0" distL="0" distR="9525">
            <wp:extent cx="3839210" cy="1895475"/>
            <wp:effectExtent l="0" t="0" r="0" b="0"/>
            <wp:docPr id="28" name="Picture 41" descr="Z:\home\sofware03\TG\TG-Mapskills\Imagens\docker compose\docker mysq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41" descr="Z:\home\sofware03\TG\TG-Mapskills\Imagens\docker compose\docker mysql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l="0" t="29324" r="72234" b="46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21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eastAsia="Times New Roman" w:cs="Times New Roman"/>
          <w:b/>
          <w:b/>
          <w:bCs/>
          <w:sz w:val="32"/>
          <w:szCs w:val="32"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eastAsia="Times New Roman" w:cs="Times New Roman"/>
          <w:b/>
          <w:b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Container Haproxy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ab/>
        <w:tab/>
      </w:r>
      <w:r>
        <w:rPr>
          <w:rFonts w:eastAsia="Times New Roman" w:cs="Times New Roman" w:ascii="Times New Roman" w:hAnsi="Times New Roman"/>
          <w:bCs/>
          <w:sz w:val="28"/>
          <w:szCs w:val="28"/>
        </w:rPr>
        <w:t>Este container e proveniente da Imagem thiagolsfortunato/mapskills-haproxy:v1, sendo restartado toda vez que o docker sair de operacao. Configurada o usuario e senha para acesso a Pagina de Estatisticas do Haproxy, configurado um link entre o Container Haproxy, para que o aconteça o Load Balace no Container Tomcat Back End, criado um volume e compartilhado entre o container e o host o arquivo docker.sock. As portas definidas para acessar a aplicacao remotamente sao 8080:80 e 1936:1936, onde a porta 8080 sera responsavel por redirecionar todas requisicoes que tiverem como destino os Containers Tomcat Back End e mapear internamente para a porta 80, acontecendo de forma parecida com a porta 1936 sendo acessada remotamente e redirecionada para a porta 1936 internamente.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Cs/>
          <w:sz w:val="28"/>
          <w:szCs w:val="28"/>
        </w:rPr>
        <w:tab/>
      </w:r>
    </w:p>
    <w:p>
      <w:pPr>
        <w:pStyle w:val="Normal"/>
        <w:spacing w:lineRule="auto" w:line="360" w:before="0" w:after="0"/>
        <w:jc w:val="center"/>
        <w:rPr/>
      </w:pPr>
      <w:r>
        <w:rPr/>
        <w:drawing>
          <wp:inline distT="0" distB="0" distL="0" distR="0">
            <wp:extent cx="4943475" cy="2279015"/>
            <wp:effectExtent l="0" t="0" r="0" b="0"/>
            <wp:docPr id="29" name="Image33" descr="Z:\home\sofware03\TG\TG-Mapskills\Imagens\docker compose\docker-compo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33" descr="Z:\home\sofware03\TG\TG-Mapskills\Imagens\docker compose\docker-compose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l="0" t="55667" r="76691" b="266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bCs/>
          <w:sz w:val="32"/>
          <w:szCs w:val="32"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Container Cadvisor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ab/>
      </w:r>
      <w:r>
        <w:rPr>
          <w:rFonts w:eastAsia="Times New Roman" w:cs="Times New Roman" w:ascii="Times New Roman" w:hAnsi="Times New Roman"/>
          <w:bCs/>
          <w:sz w:val="28"/>
          <w:szCs w:val="28"/>
        </w:rPr>
        <w:t>Este container tem a finalidade de fornecer dados metricos referente ao recursos de Memoria, Disco e Processador que estao sendo consumidos pelo host e/ou container.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bCs/>
          <w:sz w:val="32"/>
          <w:szCs w:val="32"/>
        </w:rPr>
      </w:pPr>
      <w:r>
        <w:rPr>
          <w:rFonts w:eastAsia="Times New Roman" w:cs="Times New Roman" w:ascii="Times New Roman" w:hAnsi="Times New Roman"/>
          <w:bCs/>
          <w:sz w:val="28"/>
          <w:szCs w:val="28"/>
        </w:rPr>
        <w:tab/>
        <w:t>Estes dados serao uteis para o monitoramento da aplicacao em producao..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bCs/>
          <w:sz w:val="32"/>
          <w:szCs w:val="32"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bCs/>
          <w:sz w:val="32"/>
          <w:szCs w:val="32"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bCs/>
          <w:sz w:val="32"/>
          <w:szCs w:val="32"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bCs/>
          <w:sz w:val="32"/>
          <w:szCs w:val="32"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bCs/>
          <w:sz w:val="32"/>
          <w:szCs w:val="32"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bCs/>
          <w:sz w:val="32"/>
          <w:szCs w:val="32"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bCs/>
          <w:sz w:val="32"/>
          <w:szCs w:val="32"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bCs/>
          <w:sz w:val="32"/>
          <w:szCs w:val="32"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bCs/>
          <w:sz w:val="32"/>
          <w:szCs w:val="32"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bCs/>
          <w:sz w:val="32"/>
          <w:szCs w:val="32"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bCs/>
          <w:sz w:val="32"/>
          <w:szCs w:val="32"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bCs/>
          <w:sz w:val="32"/>
          <w:szCs w:val="32"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bCs/>
          <w:sz w:val="32"/>
          <w:szCs w:val="32"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bCs/>
          <w:sz w:val="32"/>
          <w:szCs w:val="32"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bCs/>
          <w:sz w:val="32"/>
          <w:szCs w:val="32"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bCs/>
          <w:sz w:val="32"/>
          <w:szCs w:val="32"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bCs/>
          <w:sz w:val="32"/>
          <w:szCs w:val="32"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bCs/>
          <w:sz w:val="32"/>
          <w:szCs w:val="32"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bCs/>
          <w:sz w:val="32"/>
          <w:szCs w:val="32"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bCs/>
          <w:sz w:val="32"/>
          <w:szCs w:val="32"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2"/>
        </w:rPr>
        <w:t>Capitulo 4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bCs/>
          <w:sz w:val="32"/>
          <w:szCs w:val="32"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bCs/>
          <w:sz w:val="32"/>
          <w:szCs w:val="32"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bCs/>
          <w:sz w:val="32"/>
          <w:szCs w:val="32"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bCs/>
          <w:sz w:val="32"/>
          <w:szCs w:val="32"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bCs/>
          <w:sz w:val="32"/>
          <w:szCs w:val="32"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bCs/>
          <w:sz w:val="32"/>
          <w:szCs w:val="32"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bCs/>
          <w:sz w:val="32"/>
          <w:szCs w:val="32"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bCs/>
          <w:sz w:val="32"/>
          <w:szCs w:val="32"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bCs/>
          <w:sz w:val="32"/>
          <w:szCs w:val="32"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bCs/>
          <w:sz w:val="32"/>
          <w:szCs w:val="32"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bCs/>
          <w:sz w:val="32"/>
          <w:szCs w:val="32"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bCs/>
          <w:sz w:val="32"/>
          <w:szCs w:val="32"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bCs/>
          <w:sz w:val="32"/>
          <w:szCs w:val="32"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bCs/>
          <w:sz w:val="32"/>
          <w:szCs w:val="32"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bCs/>
          <w:sz w:val="32"/>
          <w:szCs w:val="32"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bCs/>
          <w:sz w:val="32"/>
          <w:szCs w:val="32"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bCs/>
          <w:sz w:val="32"/>
          <w:szCs w:val="32"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bCs/>
          <w:sz w:val="32"/>
          <w:szCs w:val="32"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bCs/>
          <w:sz w:val="32"/>
          <w:szCs w:val="32"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bCs/>
          <w:sz w:val="32"/>
          <w:szCs w:val="32"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bCs/>
          <w:sz w:val="32"/>
          <w:szCs w:val="32"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bCs/>
          <w:sz w:val="32"/>
          <w:szCs w:val="32"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bCs/>
          <w:sz w:val="32"/>
          <w:szCs w:val="32"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bCs/>
          <w:sz w:val="32"/>
          <w:szCs w:val="32"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Referências</w:t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Lyman,Jay.  </w:t>
      </w:r>
      <w:r>
        <w:rPr>
          <w:rFonts w:eastAsia="Times New Roman" w:cs="Times New Roman" w:ascii="Times New Roman" w:hAnsi="Times New Roman"/>
          <w:sz w:val="24"/>
          <w:szCs w:val="24"/>
          <w:rPrChange w:id="0" w:author="Eduardo Sakaue" w:date="2017-07-13T18:28:00Z">
            <w:rPr>
              <w:sz w:val="24"/>
              <w:szCs w:val="24"/>
              <w:rFonts w:ascii="Times New Roman" w:hAnsi="Times New Roman" w:eastAsia="Times New Roman" w:cs="Times New Roman"/>
              <w:lang w:val="en-US"/>
            </w:rPr>
          </w:rPrChange>
        </w:rPr>
        <w:t>https://blogs.the451group.com/opensource/2010/03/03/devops-mixing-dev-ops-agile-cloud-open-source-and-business/ 451 CAOS Theory.</w:t>
      </w:r>
    </w:p>
    <w:p>
      <w:pPr>
        <w:pStyle w:val="Normal"/>
        <w:spacing w:lineRule="auto" w:line="360" w:before="0" w:after="0"/>
        <w:jc w:val="both"/>
        <w:rPr/>
      </w:pPr>
      <w:r>
        <w:rPr>
          <w:rFonts w:cs="Times New Roman" w:ascii="Times New Roman" w:hAnsi="Times New Roman"/>
          <w:sz w:val="24"/>
          <w:szCs w:val="24"/>
        </w:rPr>
        <w:br/>
      </w:r>
      <w:r>
        <w:rPr>
          <w:rFonts w:eastAsia="Times New Roman" w:cs="Times New Roman" w:ascii="Times New Roman" w:hAnsi="Times New Roman"/>
          <w:sz w:val="24"/>
          <w:szCs w:val="24"/>
        </w:rPr>
        <w:t> </w:t>
      </w:r>
      <w:r>
        <w:rPr>
          <w:rFonts w:cs="Times New Roman" w:ascii="Times New Roman" w:hAnsi="Times New Roman"/>
          <w:sz w:val="24"/>
          <w:szCs w:val="24"/>
        </w:rPr>
        <w:tab/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Nasrat, Paul. </w:t>
      </w:r>
      <w:hyperlink r:id="rId35">
        <w:r>
          <w:rPr>
            <w:rStyle w:val="LinkdaInternet"/>
            <w:rFonts w:eastAsia="Times New Roman" w:cs="Times New Roman" w:ascii="Times New Roman" w:hAnsi="Times New Roman"/>
            <w:sz w:val="24"/>
            <w:szCs w:val="24"/>
          </w:rPr>
          <w:t>https://www.infoq.com/presentations/agile-infrastructure. InfoQ. 05 March 2010</w:t>
        </w:r>
      </w:hyperlink>
      <w:r>
        <w:rPr>
          <w:rFonts w:eastAsia="Times New Roman" w:cs="Times New Roman" w:ascii="Times New Roman" w:hAnsi="Times New Roman"/>
          <w:sz w:val="24"/>
          <w:szCs w:val="24"/>
        </w:rPr>
        <w:t>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>http://www.devmedia.com.br/gestao-de-projetos-e-integracao-continua-com-devops/34180</w:t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>http://www.ibm.com/developerworks/br/rational/library/defining-deployment-deliverable-devops/</w:t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http://blog.justdigital.com.br/devops-qual-a-diferencas-entre-continuous-delivery-continuous-integration-e-continuous-deployment/</w:t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 w:before="0" w:after="0"/>
        <w:ind w:firstLine="708"/>
        <w:jc w:val="both"/>
        <w:rPr/>
      </w:pPr>
      <w:hyperlink r:id="rId36">
        <w:r>
          <w:rPr>
            <w:rStyle w:val="LinkdaInternet"/>
            <w:rFonts w:cs="Times New Roman" w:ascii="Times New Roman" w:hAnsi="Times New Roman"/>
            <w:sz w:val="24"/>
            <w:szCs w:val="24"/>
          </w:rPr>
          <w:t>http://www.infowester.com/cloudcomputing.php</w:t>
        </w:r>
      </w:hyperlink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Catteddu, Daniele. "Cloud Computing: benefits, risks and recommendations for information security." Web Application Security. Springer Berlin Heidelberg, 2010. 17-17.</w:t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Humble, Jez, and David Farley. Continuous delivery: reliable software releases through build, test, and deployment automation. Pearson Education, 2010.</w:t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spacing w:lineRule="auto" w:line="360" w:before="0" w:after="0"/>
        <w:ind w:firstLine="708"/>
        <w:jc w:val="both"/>
        <w:rPr/>
      </w:pPr>
      <w:r>
        <w:rPr>
          <w:rFonts w:cs="Times New Roman" w:ascii="Times New Roman" w:hAnsi="Times New Roman"/>
          <w:sz w:val="24"/>
          <w:szCs w:val="24"/>
          <w:lang w:val="en-US"/>
        </w:rPr>
        <w:t>http://www.dell.com/learn/br/pt/brbsdt1/sb360/what-is-a-server</w:t>
      </w:r>
    </w:p>
    <w:sectPr>
      <w:headerReference w:type="default" r:id="rId37"/>
      <w:type w:val="nextPage"/>
      <w:pgSz w:w="11906" w:h="16838"/>
      <w:pgMar w:left="1701" w:right="1558" w:header="709" w:top="1418" w:footer="0" w:bottom="1418" w:gutter="0"/>
      <w:pgNumType w:fmt="decimal"/>
      <w:formProt w:val="false"/>
      <w:textDirection w:val="lrTb"/>
      <w:docGrid w:type="default" w:linePitch="360" w:charSpace="4294965247"/>
    </w:sectPr>
  </w:body>
</w:document>
</file>

<file path=word/comments.xml><?xml version="1.0" encoding="utf-8"?>
<w:comment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comment w:id="0" w:author="Eduardo Sakaue" w:date="2017-07-13T18:28:00Z" w:initials="ES">
    <w:p>
      <w:r>
        <w:rPr>
          <w:rFonts w:ascii="Liberation Serif" w:hAnsi="Liberation Serif" w:eastAsia="DejaVu Sans" w:cs="DejaVu Sans"/>
          <w:sz w:val="24"/>
          <w:szCs w:val="24"/>
          <w:lang w:val="en-US" w:eastAsia="en-US" w:bidi="en-US"/>
        </w:rPr>
        <w:t>Adequar ao Projeto Permanência e Desenvolvimento de Talentos Profissionais</w:t>
      </w:r>
    </w:p>
  </w:comment>
  <w:comment w:id="1" w:author="Eduardo Sakaue" w:date="2017-07-13T18:31:00Z" w:initials="ES">
    <w:p>
      <w:r>
        <w:rPr>
          <w:rFonts w:ascii="Liberation Serif" w:hAnsi="Liberation Serif" w:eastAsia="DejaVu Sans" w:cs="DejaVu Sans"/>
          <w:sz w:val="24"/>
          <w:szCs w:val="24"/>
          <w:lang w:val="en-US" w:eastAsia="en-US" w:bidi="en-US"/>
        </w:rPr>
        <w:t>Dentro do projeto existem etapas que orientam o aluno a refletir e planejar o futuro profissional</w:t>
      </w:r>
    </w:p>
    <w:p>
      <w:r>
        <w:rPr>
          <w:rFonts w:ascii="Liberation Serif" w:hAnsi="Liberation Serif" w:eastAsia="DejaVu Sans" w:cs="DejaVu Sans"/>
          <w:sz w:val="24"/>
          <w:szCs w:val="24"/>
          <w:lang w:val="en-US" w:eastAsia="en-US" w:bidi="en-US"/>
        </w:rPr>
      </w:r>
    </w:p>
    <w:p>
      <w:r>
        <w:rPr>
          <w:rFonts w:ascii="Liberation Serif" w:hAnsi="Liberation Serif" w:eastAsia="DejaVu Sans" w:cs="DejaVu Sans"/>
          <w:sz w:val="24"/>
          <w:szCs w:val="24"/>
          <w:lang w:val="en-US" w:eastAsia="en-US" w:bidi="en-US"/>
        </w:rPr>
        <w:t>Uma das etapas é o mapeamento de competências. Nesta etapa foi desenvolvido uma plataforma.. para avaliações em formato de jogos....</w:t>
      </w:r>
    </w:p>
    <w:p>
      <w:r>
        <w:rPr>
          <w:rFonts w:ascii="Liberation Serif" w:hAnsi="Liberation Serif" w:eastAsia="DejaVu Sans" w:cs="DejaVu Sans"/>
          <w:sz w:val="24"/>
          <w:szCs w:val="24"/>
          <w:lang w:val="en-US" w:eastAsia="en-US" w:bidi="en-US"/>
        </w:rPr>
      </w:r>
    </w:p>
    <w:p>
      <w:r>
        <w:rPr>
          <w:rFonts w:ascii="Liberation Serif" w:hAnsi="Liberation Serif" w:eastAsia="DejaVu Sans" w:cs="DejaVu Sans"/>
          <w:sz w:val="24"/>
          <w:szCs w:val="24"/>
          <w:lang w:val="en-US" w:eastAsia="en-US" w:bidi="en-US"/>
        </w:rPr>
        <w:t>Para suportar esta plataforma é necessário... (seu problema!)</w:t>
      </w:r>
    </w:p>
    <w:p>
      <w:r>
        <w:rPr>
          <w:rFonts w:ascii="Liberation Serif" w:hAnsi="Liberation Serif" w:eastAsia="DejaVu Sans" w:cs="DejaVu Sans"/>
          <w:sz w:val="24"/>
          <w:szCs w:val="24"/>
          <w:lang w:val="en-US" w:eastAsia="en-US" w:bidi="en-US"/>
        </w:rPr>
      </w:r>
    </w:p>
    <w:p>
      <w:r>
        <w:rPr>
          <w:rFonts w:ascii="Liberation Serif" w:hAnsi="Liberation Serif" w:eastAsia="DejaVu Sans" w:cs="DejaVu Sans"/>
          <w:sz w:val="24"/>
          <w:szCs w:val="24"/>
          <w:lang w:val="en-US" w:eastAsia="en-US" w:bidi="en-US"/>
        </w:rPr>
        <w:t>Precisa de uma infra adequada ao formato que foi desenvolvido</w:t>
      </w:r>
    </w:p>
  </w:comment>
  <w:comment w:id="2" w:author="Eduardo Sakaue" w:date="2017-07-13T18:41:00Z" w:initials="ES">
    <w:p>
      <w:r>
        <w:rPr>
          <w:rFonts w:ascii="Liberation Serif" w:hAnsi="Liberation Serif" w:eastAsia="DejaVu Sans" w:cs="DejaVu Sans"/>
          <w:sz w:val="24"/>
          <w:szCs w:val="24"/>
          <w:lang w:val="en-US" w:eastAsia="en-US" w:bidi="en-US"/>
        </w:rPr>
        <w:t>Colocar os objetivos</w:t>
      </w:r>
    </w:p>
    <w:p>
      <w:r>
        <w:rPr>
          <w:rFonts w:ascii="Liberation Serif" w:hAnsi="Liberation Serif" w:eastAsia="DejaVu Sans" w:cs="DejaVu Sans"/>
          <w:sz w:val="24"/>
          <w:szCs w:val="24"/>
          <w:lang w:val="en-US" w:eastAsia="en-US" w:bidi="en-US"/>
        </w:rPr>
      </w:r>
    </w:p>
    <w:p>
      <w:r>
        <w:rPr>
          <w:rFonts w:ascii="Liberation Serif" w:hAnsi="Liberation Serif" w:eastAsia="DejaVu Sans" w:cs="DejaVu Sans"/>
          <w:sz w:val="24"/>
          <w:szCs w:val="24"/>
          <w:lang w:val="en-US" w:eastAsia="en-US" w:bidi="en-US"/>
        </w:rPr>
        <w:t>1 paragráfo</w:t>
      </w:r>
    </w:p>
    <w:p>
      <w:r>
        <w:rPr>
          <w:rFonts w:ascii="Liberation Serif" w:hAnsi="Liberation Serif" w:eastAsia="DejaVu Sans" w:cs="DejaVu Sans"/>
          <w:sz w:val="24"/>
          <w:szCs w:val="24"/>
          <w:lang w:val="en-US" w:eastAsia="en-US" w:bidi="en-US"/>
        </w:rPr>
        <w:t>Automático</w:t>
      </w:r>
    </w:p>
    <w:p>
      <w:r>
        <w:rPr>
          <w:rFonts w:ascii="Liberation Serif" w:hAnsi="Liberation Serif" w:eastAsia="DejaVu Sans" w:cs="DejaVu Sans"/>
          <w:sz w:val="24"/>
          <w:szCs w:val="24"/>
          <w:lang w:val="en-US" w:eastAsia="en-US" w:bidi="en-US"/>
        </w:rPr>
        <w:t>escalável</w:t>
      </w:r>
    </w:p>
  </w:comment>
  <w:comment w:id="3" w:author="Eduardo Sakaue" w:date="2017-07-13T18:42:00Z" w:initials="ES">
    <w:p>
      <w:r>
        <w:rPr>
          <w:rFonts w:ascii="Liberation Serif" w:hAnsi="Liberation Serif" w:eastAsia="DejaVu Sans" w:cs="DejaVu Sans"/>
          <w:sz w:val="24"/>
          <w:szCs w:val="24"/>
          <w:lang w:val="en-US" w:eastAsia="en-US" w:bidi="en-US"/>
        </w:rPr>
        <w:t>User stories</w:t>
      </w:r>
    </w:p>
  </w:comment>
  <w:comment w:id="4" w:author="Eduardo Sakaue" w:date="2017-07-13T18:43:00Z" w:initials="ES">
    <w:p>
      <w:r>
        <w:rPr>
          <w:rFonts w:ascii="Liberation Serif" w:hAnsi="Liberation Serif" w:eastAsia="DejaVu Sans" w:cs="DejaVu Sans"/>
          <w:sz w:val="24"/>
          <w:szCs w:val="24"/>
          <w:lang w:val="en-US" w:eastAsia="en-US" w:bidi="en-US"/>
        </w:rPr>
        <w:t>Citação</w:t>
      </w:r>
    </w:p>
    <w:p>
      <w:r>
        <w:rPr>
          <w:rFonts w:ascii="Liberation Serif" w:hAnsi="Liberation Serif" w:eastAsia="DejaVu Sans" w:cs="DejaVu Sans"/>
          <w:sz w:val="24"/>
          <w:szCs w:val="24"/>
          <w:lang w:val="en-US" w:eastAsia="en-US" w:bidi="en-US"/>
        </w:rPr>
        <w:t>Pode ser nota de rodapé</w:t>
      </w:r>
    </w:p>
  </w:comment>
</w:comments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Segoe U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Courier New">
    <w:charset w:val="01"/>
    <w:family w:val="roman"/>
    <w:pitch w:val="variable"/>
  </w:font>
  <w:font w:name="Courier 10 Pitch">
    <w:charset w:val="01"/>
    <w:family w:val="auto"/>
    <w:pitch w:val="fixed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1"/>
      <w:jc w:val="right"/>
      <w:rPr/>
    </w:pPr>
    <w:r>
      <w:rPr/>
    </w:r>
  </w:p>
</w:hdr>
</file>

<file path=word/settings.xml><?xml version="1.0" encoding="utf-8"?>
<w:settings xmlns:w="http://schemas.openxmlformats.org/wordprocessingml/2006/main">
  <w:zoom w:percent="110"/>
  <w:defaultTabStop w:val="708"/>
  <w:autoHyphenation w:val="fals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Droid Sans Fallback" w:cs="Calibri"/>
        <w:sz w:val="22"/>
        <w:szCs w:val="22"/>
        <w:lang w:val="pt-BR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3411d3"/>
    <w:pPr>
      <w:widowControl/>
      <w:suppressAutoHyphens w:val="true"/>
      <w:bidi w:val="0"/>
      <w:spacing w:lineRule="auto" w:line="254" w:before="0" w:after="160"/>
      <w:jc w:val="left"/>
    </w:pPr>
    <w:rPr>
      <w:rFonts w:ascii="Calibri" w:hAnsi="Calibri" w:eastAsia="Droid Sans Fallback" w:cs="Calibri"/>
      <w:color w:val="auto"/>
      <w:sz w:val="22"/>
      <w:szCs w:val="22"/>
      <w:lang w:val="pt-BR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Cabealho1"/>
    <w:uiPriority w:val="99"/>
    <w:qFormat/>
    <w:rsid w:val="00ae2f26"/>
    <w:rPr/>
  </w:style>
  <w:style w:type="character" w:styleId="FooterChar" w:customStyle="1">
    <w:name w:val="Footer Char"/>
    <w:basedOn w:val="DefaultParagraphFont"/>
    <w:link w:val="Rodap1"/>
    <w:uiPriority w:val="99"/>
    <w:qFormat/>
    <w:rsid w:val="00ae2f26"/>
    <w:rPr/>
  </w:style>
  <w:style w:type="character" w:styleId="Appleconvertedspace" w:customStyle="1">
    <w:name w:val="apple-converted-space"/>
    <w:basedOn w:val="DefaultParagraphFont"/>
    <w:qFormat/>
    <w:rsid w:val="00254dc5"/>
    <w:rPr/>
  </w:style>
  <w:style w:type="character" w:styleId="LinkdaInternet" w:customStyle="1">
    <w:name w:val="Link da Internet"/>
    <w:basedOn w:val="DefaultParagraphFont"/>
    <w:uiPriority w:val="99"/>
    <w:unhideWhenUsed/>
    <w:qFormat/>
    <w:rsid w:val="00254dc5"/>
    <w:rPr>
      <w:color w:val="0000FF"/>
      <w:u w:val="single"/>
    </w:rPr>
  </w:style>
  <w:style w:type="character" w:styleId="Heading1Char" w:customStyle="1">
    <w:name w:val="Heading 1 Char"/>
    <w:basedOn w:val="DefaultParagraphFont"/>
    <w:link w:val="Ttulo11"/>
    <w:uiPriority w:val="9"/>
    <w:qFormat/>
    <w:rsid w:val="00ef2e20"/>
    <w:rPr>
      <w:rFonts w:ascii="Times New Roman" w:hAnsi="Times New Roman" w:eastAsia="Times New Roman" w:cs="Times New Roman"/>
      <w:b/>
      <w:bCs/>
      <w:sz w:val="48"/>
      <w:szCs w:val="48"/>
      <w:lang w:eastAsia="pt-BR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ef2e20"/>
    <w:rPr>
      <w:rFonts w:ascii="Segoe UI" w:hAnsi="Segoe UI" w:cs="Segoe UI"/>
      <w:sz w:val="18"/>
      <w:szCs w:val="18"/>
    </w:rPr>
  </w:style>
  <w:style w:type="character" w:styleId="Normaltextrun" w:customStyle="1">
    <w:name w:val="normaltextrun"/>
    <w:basedOn w:val="DefaultParagraphFont"/>
    <w:qFormat/>
    <w:rsid w:val="007b35b8"/>
    <w:rPr/>
  </w:style>
  <w:style w:type="character" w:styleId="Spellingerror" w:customStyle="1">
    <w:name w:val="spellingerror"/>
    <w:basedOn w:val="DefaultParagraphFont"/>
    <w:qFormat/>
    <w:rsid w:val="007b35b8"/>
    <w:rPr/>
  </w:style>
  <w:style w:type="character" w:styleId="Eop" w:customStyle="1">
    <w:name w:val="eop"/>
    <w:basedOn w:val="DefaultParagraphFont"/>
    <w:qFormat/>
    <w:rsid w:val="007b35b8"/>
    <w:rPr/>
  </w:style>
  <w:style w:type="character" w:styleId="Subtitulotexto" w:customStyle="1">
    <w:name w:val="subtitulo_texto"/>
    <w:basedOn w:val="DefaultParagraphFont"/>
    <w:qFormat/>
    <w:rsid w:val="00d36161"/>
    <w:rPr/>
  </w:style>
  <w:style w:type="character" w:styleId="Nfase1" w:customStyle="1">
    <w:name w:val="Ênfase1"/>
    <w:basedOn w:val="DefaultParagraphFont"/>
    <w:uiPriority w:val="20"/>
    <w:qFormat/>
    <w:rsid w:val="00d36161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qFormat/>
    <w:rsid w:val="000723e7"/>
    <w:rPr>
      <w:i/>
      <w:iCs/>
    </w:rPr>
  </w:style>
  <w:style w:type="character" w:styleId="Referenceaccessdate" w:customStyle="1">
    <w:name w:val="reference-accessdate"/>
    <w:basedOn w:val="DefaultParagraphFont"/>
    <w:qFormat/>
    <w:rsid w:val="00a446d0"/>
    <w:rPr/>
  </w:style>
  <w:style w:type="character" w:styleId="Nowrap" w:customStyle="1">
    <w:name w:val="nowrap"/>
    <w:basedOn w:val="DefaultParagraphFont"/>
    <w:qFormat/>
    <w:rsid w:val="00a446d0"/>
    <w:rPr/>
  </w:style>
  <w:style w:type="character" w:styleId="Mwcitebacklink" w:customStyle="1">
    <w:name w:val="mw-cite-backlink"/>
    <w:basedOn w:val="DefaultParagraphFont"/>
    <w:qFormat/>
    <w:rsid w:val="00a446d0"/>
    <w:rPr/>
  </w:style>
  <w:style w:type="character" w:styleId="Citeaccessibilitylabel" w:customStyle="1">
    <w:name w:val="cite-accessibility-label"/>
    <w:basedOn w:val="DefaultParagraphFont"/>
    <w:qFormat/>
    <w:rsid w:val="00a446d0"/>
    <w:rPr/>
  </w:style>
  <w:style w:type="character" w:styleId="FollowedHyperlink">
    <w:name w:val="FollowedHyperlink"/>
    <w:basedOn w:val="DefaultParagraphFont"/>
    <w:uiPriority w:val="99"/>
    <w:semiHidden/>
    <w:unhideWhenUsed/>
    <w:qFormat/>
    <w:rsid w:val="00a446d0"/>
    <w:rPr>
      <w:color w:val="954F72"/>
      <w:u w:val="single"/>
    </w:rPr>
  </w:style>
  <w:style w:type="character" w:styleId="MenoPendente1" w:customStyle="1">
    <w:name w:val="Menção Pendente1"/>
    <w:basedOn w:val="DefaultParagraphFont"/>
    <w:uiPriority w:val="99"/>
    <w:semiHidden/>
    <w:unhideWhenUsed/>
    <w:qFormat/>
    <w:rsid w:val="003f3255"/>
    <w:rPr>
      <w:color w:val="808080"/>
      <w:shd w:fill="E6E6E6" w:val="clear"/>
    </w:rPr>
  </w:style>
  <w:style w:type="character" w:styleId="ListLabel1" w:customStyle="1">
    <w:name w:val="ListLabel 1"/>
    <w:qFormat/>
    <w:rPr>
      <w:sz w:val="20"/>
    </w:rPr>
  </w:style>
  <w:style w:type="character" w:styleId="InternetLink">
    <w:name w:val="Internet Link"/>
    <w:basedOn w:val="DefaultParagraphFont"/>
    <w:uiPriority w:val="99"/>
    <w:unhideWhenUsed/>
    <w:rsid w:val="003a6117"/>
    <w:rPr>
      <w:color w:val="0563C1" w:themeColor="hyperlink"/>
      <w:u w:val="single"/>
    </w:rPr>
  </w:style>
  <w:style w:type="character" w:styleId="Annotationreference">
    <w:name w:val="annotation reference"/>
    <w:basedOn w:val="DefaultParagraphFont"/>
    <w:uiPriority w:val="99"/>
    <w:semiHidden/>
    <w:unhideWhenUsed/>
    <w:qFormat/>
    <w:rsid w:val="008d02ee"/>
    <w:rPr>
      <w:sz w:val="16"/>
      <w:szCs w:val="16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qFormat/>
    <w:rsid w:val="008d02ee"/>
    <w:rPr>
      <w:sz w:val="20"/>
      <w:szCs w:val="20"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qFormat/>
    <w:rsid w:val="008d02ee"/>
    <w:rPr>
      <w:b/>
      <w:bCs/>
      <w:sz w:val="20"/>
      <w:szCs w:val="20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Ttulo11" w:customStyle="1">
    <w:name w:val="Título 11"/>
    <w:basedOn w:val="Normal"/>
    <w:link w:val="Heading1Char"/>
    <w:uiPriority w:val="9"/>
    <w:qFormat/>
    <w:rsid w:val="00ef2e20"/>
    <w:pPr>
      <w:outlineLvl w:val="0"/>
    </w:pPr>
    <w:rPr/>
  </w:style>
  <w:style w:type="paragraph" w:styleId="Ttulo1" w:customStyle="1">
    <w:name w:val="Título1"/>
    <w:basedOn w:val="Normal"/>
    <w:qFormat/>
    <w:pPr>
      <w:keepNext/>
      <w:spacing w:before="240" w:after="120"/>
    </w:pPr>
    <w:rPr>
      <w:rFonts w:ascii="Liberation Sans" w:hAnsi="Liberation Sans" w:cs="FreeSans"/>
      <w:sz w:val="28"/>
      <w:szCs w:val="28"/>
    </w:rPr>
  </w:style>
  <w:style w:type="paragraph" w:styleId="Corpodotexto" w:customStyle="1">
    <w:name w:val="Corpo do texto"/>
    <w:basedOn w:val="Normal"/>
    <w:qFormat/>
    <w:pPr>
      <w:spacing w:lineRule="auto" w:line="288" w:before="0" w:after="140"/>
    </w:pPr>
    <w:rPr/>
  </w:style>
  <w:style w:type="paragraph" w:styleId="Lista1" w:customStyle="1">
    <w:name w:val="Lista1"/>
    <w:basedOn w:val="Corpodotexto"/>
    <w:qFormat/>
    <w:pPr/>
    <w:rPr>
      <w:rFonts w:cs="FreeSans"/>
    </w:rPr>
  </w:style>
  <w:style w:type="paragraph" w:styleId="Legenda1" w:customStyle="1">
    <w:name w:val="Legenda1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Ndice" w:customStyle="1">
    <w:name w:val="Índice"/>
    <w:basedOn w:val="Normal"/>
    <w:qFormat/>
    <w:pPr>
      <w:suppressLineNumbers/>
    </w:pPr>
    <w:rPr>
      <w:rFonts w:cs="FreeSans"/>
    </w:rPr>
  </w:style>
  <w:style w:type="paragraph" w:styleId="Cabealho1" w:customStyle="1">
    <w:name w:val="Cabeçalho1"/>
    <w:basedOn w:val="Normal"/>
    <w:link w:val="HeaderChar"/>
    <w:uiPriority w:val="99"/>
    <w:unhideWhenUsed/>
    <w:qFormat/>
    <w:rsid w:val="00ae2f26"/>
    <w:pPr>
      <w:tabs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Rodap1" w:customStyle="1">
    <w:name w:val="Rodapé1"/>
    <w:basedOn w:val="Normal"/>
    <w:link w:val="FooterChar"/>
    <w:uiPriority w:val="99"/>
    <w:unhideWhenUsed/>
    <w:qFormat/>
    <w:rsid w:val="00ae2f26"/>
    <w:pPr>
      <w:tabs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ef2e20"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pPr>
      <w:spacing w:before="0" w:after="160"/>
      <w:ind w:left="720" w:hanging="0"/>
      <w:contextualSpacing/>
    </w:pPr>
    <w:rPr/>
  </w:style>
  <w:style w:type="paragraph" w:styleId="Default" w:customStyle="1">
    <w:name w:val="Default"/>
    <w:qFormat/>
    <w:rsid w:val="00462435"/>
    <w:pPr>
      <w:widowControl/>
      <w:suppressAutoHyphens w:val="true"/>
      <w:bidi w:val="0"/>
      <w:spacing w:lineRule="auto" w:line="240"/>
      <w:jc w:val="left"/>
    </w:pPr>
    <w:rPr>
      <w:rFonts w:ascii="Times New Roman" w:hAnsi="Times New Roman" w:cs="Times New Roman" w:eastAsia="Droid Sans Fallback"/>
      <w:color w:val="000000"/>
      <w:sz w:val="24"/>
      <w:szCs w:val="24"/>
      <w:lang w:val="pt-BR" w:eastAsia="en-US" w:bidi="ar-SA"/>
    </w:rPr>
  </w:style>
  <w:style w:type="paragraph" w:styleId="NormalWeb">
    <w:name w:val="Normal (Web)"/>
    <w:basedOn w:val="Normal"/>
    <w:uiPriority w:val="99"/>
    <w:semiHidden/>
    <w:unhideWhenUsed/>
    <w:qFormat/>
    <w:rsid w:val="009968f5"/>
    <w:pPr>
      <w:spacing w:before="0" w:after="280"/>
    </w:pPr>
    <w:rPr>
      <w:rFonts w:ascii="Times New Roman" w:hAnsi="Times New Roman" w:eastAsia="Times New Roman" w:cs="Times New Roman"/>
      <w:sz w:val="24"/>
      <w:szCs w:val="24"/>
      <w:lang w:eastAsia="pt-BR"/>
    </w:rPr>
  </w:style>
  <w:style w:type="paragraph" w:styleId="Annotationtext">
    <w:name w:val="annotation text"/>
    <w:basedOn w:val="Normal"/>
    <w:link w:val="CommentTextChar"/>
    <w:uiPriority w:val="99"/>
    <w:semiHidden/>
    <w:unhideWhenUsed/>
    <w:qFormat/>
    <w:rsid w:val="008d02ee"/>
    <w:pPr>
      <w:spacing w:lineRule="auto" w:line="240"/>
    </w:pPr>
    <w:rPr>
      <w:sz w:val="20"/>
      <w:szCs w:val="20"/>
    </w:rPr>
  </w:style>
  <w:style w:type="paragraph" w:styleId="Annotationsubject">
    <w:name w:val="annotation subject"/>
    <w:basedOn w:val="Annotationtext"/>
    <w:link w:val="CommentSubjectChar"/>
    <w:uiPriority w:val="99"/>
    <w:semiHidden/>
    <w:unhideWhenUsed/>
    <w:qFormat/>
    <w:rsid w:val="008d02ee"/>
    <w:pPr/>
    <w:rPr>
      <w:b/>
      <w:bCs/>
    </w:rPr>
  </w:style>
  <w:style w:type="paragraph" w:styleId="Header">
    <w:name w:val="Header"/>
    <w:basedOn w:val="Normal"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hyperlink" Target="https://docs.docker.com/engine/installation/" TargetMode="External"/><Relationship Id="rId6" Type="http://schemas.openxmlformats.org/officeDocument/2006/relationships/image" Target="media/image4.png"/><Relationship Id="rId7" Type="http://schemas.openxmlformats.org/officeDocument/2006/relationships/hyperlink" Target="https://hub.docker.com/r/google/cadvisor/" TargetMode="External"/><Relationship Id="rId8" Type="http://schemas.openxmlformats.org/officeDocument/2006/relationships/image" Target="media/image5.png"/><Relationship Id="rId9" Type="http://schemas.openxmlformats.org/officeDocument/2006/relationships/hyperlink" Target="https://github.com/Marcelo-Inacio/mapskills.git" TargetMode="Externa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hyperlink" Target="https://github.com/Marcelo-Inacio/mapskills-web.git" TargetMode="External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jpeg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hyperlink" Target="https://www.infoq.com/presentations/agile-infrastructure. InfoQ. 05 March&#160;2010" TargetMode="External"/><Relationship Id="rId36" Type="http://schemas.openxmlformats.org/officeDocument/2006/relationships/hyperlink" Target="http://www.infowester.com/cloudcomputing.php" TargetMode="External"/><Relationship Id="rId37" Type="http://schemas.openxmlformats.org/officeDocument/2006/relationships/header" Target="header1.xml"/><Relationship Id="rId38" Type="http://schemas.openxmlformats.org/officeDocument/2006/relationships/comments" Target="comments.xml"/><Relationship Id="rId39" Type="http://schemas.openxmlformats.org/officeDocument/2006/relationships/fontTable" Target="fontTable.xml"/><Relationship Id="rId40" Type="http://schemas.openxmlformats.org/officeDocument/2006/relationships/settings" Target="settings.xml"/><Relationship Id="rId41" Type="http://schemas.openxmlformats.org/officeDocument/2006/relationships/theme" Target="theme/theme1.xml"/><Relationship Id="rId4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762F88-8961-4658-84D2-14E8CC2BD6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571</TotalTime>
  <Application>LibreOffice/5.1.6.2$Linux_X86_64 LibreOffice_project/10m0$Build-2</Application>
  <Pages>30</Pages>
  <Words>2828</Words>
  <Characters>17027</Characters>
  <CharactersWithSpaces>19849</CharactersWithSpaces>
  <Paragraphs>221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2017-07-16T20:07:00Z</dcterms:created>
  <dc:creator>Thiago Fortunato</dc:creator>
  <dc:description/>
  <dc:language>pt-BR</dc:language>
  <cp:lastModifiedBy/>
  <cp:lastPrinted>2016-10-04T00:36:00Z</cp:lastPrinted>
  <dcterms:modified xsi:type="dcterms:W3CDTF">2017-10-18T17:29:23Z</dcterms:modified>
  <cp:revision>20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